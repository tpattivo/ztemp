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D30D2" w14:textId="3E95049B" w:rsidR="004875AD" w:rsidRPr="000A7FA1" w:rsidRDefault="00A57645">
      <w:pPr>
        <w:jc w:val="center"/>
        <w:rPr>
          <w:lang w:val="vi-VN"/>
        </w:rPr>
      </w:pPr>
      <w:r>
        <w:rPr>
          <w:b/>
          <w:color w:val="003366"/>
          <w:sz w:val="28"/>
          <w:lang w:val="vi-VN"/>
        </w:rPr>
        <w:t>CÔNG TY CỔ PHẦN CÔNG NGHỆ EVOTEK VIỆT NAM</w:t>
      </w:r>
      <w:r>
        <w:rPr>
          <w:b/>
          <w:color w:val="003366"/>
          <w:sz w:val="28"/>
          <w:lang w:val="vi-VN"/>
        </w:rPr>
        <w:br/>
      </w:r>
      <w:r>
        <w:rPr>
          <w:i/>
          <w:color w:val="666666"/>
          <w:sz w:val="21"/>
          <w:lang w:val="vi-VN"/>
        </w:rPr>
        <w:t>Số 19 Duy Tân, Cầu Giấy, Hà Nội | Hotline: (+84) 833 663 688 | www.evotek.vn</w:t>
      </w:r>
      <w:r>
        <w:rPr>
          <w:i/>
          <w:color w:val="666666"/>
          <w:sz w:val="21"/>
          <w:lang w:val="vi-VN"/>
        </w:rPr>
        <w:br/>
      </w:r>
    </w:p>
    <w:p w14:paraId="4D86B889" w14:textId="77777777" w:rsidR="004875AD" w:rsidRPr="000A7FA1" w:rsidRDefault="00A57645">
      <w:pPr>
        <w:jc w:val="center"/>
        <w:rPr>
          <w:lang w:val="vi-VN"/>
        </w:rPr>
      </w:pPr>
      <w:r>
        <w:rPr>
          <w:b/>
          <w:color w:val="003366"/>
          <w:lang w:val="vi-VN"/>
        </w:rPr>
        <w:t>――――――――――――――――――――――――――――――――――――――</w:t>
      </w:r>
    </w:p>
    <w:p w14:paraId="44624E37" w14:textId="77777777" w:rsidR="004875AD" w:rsidRPr="000A7FA1" w:rsidRDefault="004875AD">
      <w:pPr>
        <w:spacing w:before="720"/>
        <w:rPr>
          <w:lang w:val="vi-VN"/>
        </w:rPr>
      </w:pPr>
    </w:p>
    <w:p w14:paraId="0A5F63C8" w14:textId="77777777" w:rsidR="004875AD" w:rsidRPr="000A7FA1" w:rsidRDefault="00A57645">
      <w:pPr>
        <w:jc w:val="center"/>
        <w:rPr>
          <w:lang w:val="vi-VN"/>
        </w:rPr>
      </w:pPr>
      <w:r>
        <w:rPr>
          <w:b/>
          <w:color w:val="003366"/>
          <w:sz w:val="40"/>
          <w:lang w:val="vi-VN"/>
        </w:rPr>
        <w:t>HỒ SƠ ĐỀ XUẤT GIẢI PHÁP KỸ THUẬT VÀ DỊCH VỤ TRIỂN KHAI</w:t>
      </w:r>
      <w:r>
        <w:rPr>
          <w:b/>
          <w:color w:val="003366"/>
          <w:sz w:val="40"/>
          <w:lang w:val="vi-VN"/>
        </w:rPr>
        <w:br/>
      </w:r>
    </w:p>
    <w:p w14:paraId="3FA86368" w14:textId="168464E8" w:rsidR="004875AD" w:rsidRPr="000A7FA1" w:rsidRDefault="00A57645" w:rsidP="00016F10">
      <w:pPr>
        <w:jc w:val="center"/>
        <w:rPr>
          <w:lang w:val="vi-VN"/>
        </w:rPr>
      </w:pPr>
      <w:r>
        <w:rPr>
          <w:b/>
          <w:color w:val="005599"/>
          <w:sz w:val="32"/>
          <w:lang w:val="vi-VN"/>
        </w:rPr>
        <w:t>HỆ THỐNG QUẢN LÝ VÀ TỔ CHỨC ĐẠI HỘI ĐỒNG CỔ ĐÔNG TRỰC TUYẾN</w:t>
      </w:r>
      <w:r>
        <w:rPr>
          <w:b/>
          <w:color w:val="005599"/>
          <w:sz w:val="32"/>
          <w:lang w:val="vi-VN"/>
        </w:rPr>
        <w:br/>
        <w:t>(EASY SMS)</w:t>
      </w:r>
    </w:p>
    <w:p w14:paraId="39FA7588" w14:textId="77777777" w:rsidR="004875AD" w:rsidRPr="000A7FA1" w:rsidRDefault="004875AD">
      <w:pPr>
        <w:spacing w:before="1600"/>
        <w:rPr>
          <w:lang w:val="vi-VN"/>
        </w:rPr>
      </w:pPr>
    </w:p>
    <w:tbl>
      <w:tblPr>
        <w:tblW w:w="0" w:type="auto"/>
        <w:jc w:val="center"/>
        <w:tblBorders>
          <w:top w:val="single" w:sz="6" w:space="0" w:color="B0C4DE"/>
          <w:bottom w:val="single" w:sz="6" w:space="0" w:color="B0C4DE"/>
          <w:insideH w:val="single" w:sz="6" w:space="0" w:color="B0C4DE"/>
          <w:insideV w:val="single" w:sz="6" w:space="0" w:color="B0C4DE"/>
        </w:tblBorders>
        <w:tblLook w:val="04A0" w:firstRow="1" w:lastRow="0" w:firstColumn="1" w:lastColumn="0" w:noHBand="0" w:noVBand="1"/>
      </w:tblPr>
      <w:tblGrid>
        <w:gridCol w:w="4658"/>
        <w:gridCol w:w="4658"/>
      </w:tblGrid>
      <w:tr w:rsidR="004875AD" w:rsidRPr="000A7FA1" w14:paraId="319CCD0F" w14:textId="77777777">
        <w:trPr>
          <w:jc w:val="center"/>
        </w:trPr>
        <w:tc>
          <w:tcPr>
            <w:tcW w:w="4658" w:type="dxa"/>
            <w:shd w:val="clear" w:color="auto" w:fill="003366"/>
            <w:tcMar>
              <w:top w:w="100" w:type="dxa"/>
              <w:left w:w="120" w:type="dxa"/>
              <w:bottom w:w="100" w:type="dxa"/>
              <w:right w:w="120" w:type="dxa"/>
            </w:tcMar>
          </w:tcPr>
          <w:p w14:paraId="587BB9B2" w14:textId="77777777" w:rsidR="004875AD" w:rsidRPr="000A7FA1" w:rsidRDefault="00A57645">
            <w:pPr>
              <w:spacing w:after="0" w:line="276" w:lineRule="auto"/>
              <w:jc w:val="center"/>
              <w:rPr>
                <w:lang w:val="vi-VN"/>
              </w:rPr>
            </w:pPr>
            <w:r>
              <w:rPr>
                <w:b/>
                <w:color w:val="FFFFFF"/>
                <w:sz w:val="22"/>
                <w:lang w:val="vi-VN"/>
              </w:rPr>
              <w:t>ĐƠN VỊ MỜI BÁO GIÁ</w:t>
            </w:r>
          </w:p>
        </w:tc>
        <w:tc>
          <w:tcPr>
            <w:tcW w:w="4658" w:type="dxa"/>
            <w:shd w:val="clear" w:color="auto" w:fill="003366"/>
            <w:tcMar>
              <w:top w:w="100" w:type="dxa"/>
              <w:left w:w="120" w:type="dxa"/>
              <w:bottom w:w="100" w:type="dxa"/>
              <w:right w:w="120" w:type="dxa"/>
            </w:tcMar>
          </w:tcPr>
          <w:p w14:paraId="1D8FD2F5" w14:textId="77777777" w:rsidR="004875AD" w:rsidRPr="000A7FA1" w:rsidRDefault="00A57645">
            <w:pPr>
              <w:spacing w:after="0" w:line="276" w:lineRule="auto"/>
              <w:jc w:val="center"/>
              <w:rPr>
                <w:lang w:val="vi-VN"/>
              </w:rPr>
            </w:pPr>
            <w:r>
              <w:rPr>
                <w:b/>
                <w:color w:val="FFFFFF"/>
                <w:sz w:val="22"/>
                <w:lang w:val="vi-VN"/>
              </w:rPr>
              <w:t>ĐƠN VỊ ĐỀ XUẤT GIẢI PHÁP</w:t>
            </w:r>
          </w:p>
        </w:tc>
      </w:tr>
      <w:tr w:rsidR="004875AD" w:rsidRPr="000A7FA1" w14:paraId="7A649C82" w14:textId="77777777">
        <w:trPr>
          <w:jc w:val="center"/>
        </w:trPr>
        <w:tc>
          <w:tcPr>
            <w:tcW w:w="4658" w:type="dxa"/>
            <w:shd w:val="clear" w:color="auto" w:fill="F8FAFC"/>
            <w:tcMar>
              <w:top w:w="120" w:type="dxa"/>
              <w:left w:w="120" w:type="dxa"/>
              <w:bottom w:w="120" w:type="dxa"/>
              <w:right w:w="120" w:type="dxa"/>
            </w:tcMar>
          </w:tcPr>
          <w:p w14:paraId="677379EF" w14:textId="77777777" w:rsidR="004875AD" w:rsidRPr="000A7FA1" w:rsidRDefault="00A57645" w:rsidP="00016F10">
            <w:pPr>
              <w:spacing w:after="40"/>
              <w:jc w:val="left"/>
              <w:rPr>
                <w:lang w:val="vi-VN"/>
              </w:rPr>
            </w:pPr>
            <w:r>
              <w:rPr>
                <w:b/>
                <w:sz w:val="22"/>
                <w:lang w:val="vi-VN"/>
              </w:rPr>
              <w:t>CÔNG TY CP CHỨNG KHOÁN MB (MBS)</w:t>
            </w:r>
            <w:r>
              <w:rPr>
                <w:b/>
                <w:sz w:val="22"/>
                <w:lang w:val="vi-VN"/>
              </w:rPr>
              <w:br/>
            </w:r>
            <w:r>
              <w:rPr>
                <w:sz w:val="21"/>
                <w:lang w:val="vi-VN"/>
              </w:rPr>
              <w:t>Địa chỉ: Tòa nhà MB, 21 Cát Linh, Đống Đa, Hà Nội</w:t>
            </w:r>
            <w:r>
              <w:rPr>
                <w:sz w:val="21"/>
                <w:lang w:val="vi-VN"/>
              </w:rPr>
              <w:br/>
              <w:t>Đầu mối tiếp nhận: Văn phòng HĐQT MBS</w:t>
            </w:r>
            <w:r>
              <w:rPr>
                <w:sz w:val="21"/>
                <w:lang w:val="vi-VN"/>
              </w:rPr>
              <w:br/>
              <w:t>Email: hdqt.vp@mbs.com.vn</w:t>
            </w:r>
            <w:r>
              <w:rPr>
                <w:sz w:val="21"/>
                <w:lang w:val="vi-VN"/>
              </w:rPr>
              <w:br/>
              <w:t>Website: https://mbs.com.vn</w:t>
            </w:r>
          </w:p>
        </w:tc>
        <w:tc>
          <w:tcPr>
            <w:tcW w:w="4658" w:type="dxa"/>
            <w:shd w:val="clear" w:color="auto" w:fill="F8FAFC"/>
            <w:tcMar>
              <w:top w:w="120" w:type="dxa"/>
              <w:left w:w="120" w:type="dxa"/>
              <w:bottom w:w="120" w:type="dxa"/>
              <w:right w:w="120" w:type="dxa"/>
            </w:tcMar>
          </w:tcPr>
          <w:p w14:paraId="5419BC96" w14:textId="2D3D06F8" w:rsidR="004875AD" w:rsidRPr="000A7FA1" w:rsidRDefault="00A57645" w:rsidP="00016F10">
            <w:pPr>
              <w:spacing w:after="40"/>
              <w:jc w:val="left"/>
              <w:rPr>
                <w:lang w:val="vi-VN"/>
              </w:rPr>
            </w:pPr>
            <w:r>
              <w:rPr>
                <w:b/>
                <w:sz w:val="22"/>
                <w:lang w:val="vi-VN"/>
              </w:rPr>
              <w:t>CÔNG TY CP CÔNG NGHỆ EVOTEK VIỆT NAM</w:t>
            </w:r>
            <w:r>
              <w:rPr>
                <w:b/>
                <w:sz w:val="22"/>
                <w:lang w:val="vi-VN"/>
              </w:rPr>
              <w:br/>
            </w:r>
            <w:r>
              <w:rPr>
                <w:sz w:val="21"/>
                <w:lang w:val="vi-VN"/>
              </w:rPr>
              <w:t>Địa chỉ: Tầng 7, Tòa nhà Kim Hoàn, Ngõ 19 Duy Tân, Cầu Giấy, Hà Nội</w:t>
            </w:r>
            <w:r>
              <w:rPr>
                <w:sz w:val="21"/>
                <w:lang w:val="vi-VN"/>
              </w:rPr>
              <w:br/>
              <w:t>Hotline: (+84) 833 663 688</w:t>
            </w:r>
            <w:r>
              <w:rPr>
                <w:sz w:val="21"/>
                <w:lang w:val="vi-VN"/>
              </w:rPr>
              <w:br/>
              <w:t>Email: info@evotek.vn</w:t>
            </w:r>
            <w:r>
              <w:rPr>
                <w:sz w:val="21"/>
                <w:lang w:val="vi-VN"/>
              </w:rPr>
              <w:br/>
              <w:t>Website: www.evotek.vn</w:t>
            </w:r>
          </w:p>
        </w:tc>
      </w:tr>
    </w:tbl>
    <w:p w14:paraId="00D51527" w14:textId="77777777" w:rsidR="004875AD" w:rsidRPr="000A7FA1" w:rsidRDefault="00A57645">
      <w:pPr>
        <w:spacing w:before="800"/>
        <w:jc w:val="center"/>
        <w:rPr>
          <w:lang w:val="vi-VN"/>
        </w:rPr>
      </w:pPr>
      <w:r>
        <w:rPr>
          <w:i/>
          <w:color w:val="333333"/>
          <w:sz w:val="24"/>
          <w:lang w:val="vi-VN"/>
        </w:rPr>
        <w:t>Hà Nội, tháng 09 năm 2026</w:t>
      </w:r>
    </w:p>
    <w:p w14:paraId="09991844" w14:textId="77777777" w:rsidR="004875AD" w:rsidRPr="000A7FA1" w:rsidRDefault="00A57645">
      <w:pPr>
        <w:rPr>
          <w:lang w:val="vi-VN"/>
        </w:rPr>
      </w:pPr>
      <w:r>
        <w:rPr>
          <w:lang w:val="vi-VN"/>
        </w:rPr>
        <w:br w:type="page"/>
      </w:r>
    </w:p>
    <w:p w14:paraId="5144AACA" w14:textId="77777777" w:rsidR="004875AD" w:rsidRPr="000A7FA1" w:rsidRDefault="00A57645">
      <w:pPr>
        <w:jc w:val="center"/>
        <w:rPr>
          <w:lang w:val="vi-VN"/>
        </w:rPr>
      </w:pPr>
      <w:r>
        <w:rPr>
          <w:b/>
          <w:sz w:val="24"/>
          <w:lang w:val="vi-VN"/>
        </w:rPr>
        <w:lastRenderedPageBreak/>
        <w:t>CỘNG HÒA XÃ HỘI CHỦ NGHĨA VIỆT NAM</w:t>
      </w:r>
      <w:r>
        <w:rPr>
          <w:b/>
          <w:sz w:val="24"/>
          <w:lang w:val="vi-VN"/>
        </w:rPr>
        <w:br/>
        <w:t>Độc lập - Tự do - Hạnh phúc</w:t>
      </w:r>
      <w:r>
        <w:rPr>
          <w:b/>
          <w:sz w:val="24"/>
          <w:lang w:val="vi-VN"/>
        </w:rPr>
        <w:br/>
      </w:r>
      <w:r>
        <w:rPr>
          <w:sz w:val="22"/>
          <w:lang w:val="vi-VN"/>
        </w:rPr>
        <w:t>―――――――――――――――――――――――――</w:t>
      </w:r>
      <w:r>
        <w:rPr>
          <w:sz w:val="22"/>
          <w:lang w:val="vi-VN"/>
        </w:rPr>
        <w:br/>
      </w:r>
    </w:p>
    <w:p w14:paraId="5258F4AA" w14:textId="77777777" w:rsidR="004875AD" w:rsidRPr="000A7FA1" w:rsidRDefault="00A57645">
      <w:pPr>
        <w:jc w:val="right"/>
        <w:rPr>
          <w:lang w:val="vi-VN"/>
        </w:rPr>
      </w:pPr>
      <w:r>
        <w:rPr>
          <w:i/>
          <w:sz w:val="24"/>
          <w:lang w:val="vi-VN"/>
        </w:rPr>
        <w:t>Hà Nội, ngày 25 tháng 09 năm 2026</w:t>
      </w:r>
    </w:p>
    <w:p w14:paraId="39AF07DB" w14:textId="77777777" w:rsidR="004875AD" w:rsidRPr="000A7FA1" w:rsidRDefault="00A57645">
      <w:pPr>
        <w:jc w:val="center"/>
        <w:rPr>
          <w:lang w:val="vi-VN"/>
        </w:rPr>
      </w:pPr>
      <w:r>
        <w:rPr>
          <w:b/>
          <w:color w:val="003366"/>
          <w:sz w:val="28"/>
          <w:lang w:val="vi-VN"/>
        </w:rPr>
        <w:t>THƯ ĐỀ XUẤT GIẢI PHÁP VÀ CAM KẾT TRIỂN KHAI</w:t>
      </w:r>
    </w:p>
    <w:p w14:paraId="0ACD3E32" w14:textId="77777777" w:rsidR="004875AD" w:rsidRPr="000A7FA1" w:rsidRDefault="00A57645">
      <w:pPr>
        <w:spacing w:before="120"/>
        <w:rPr>
          <w:lang w:val="vi-VN"/>
        </w:rPr>
      </w:pPr>
      <w:r>
        <w:rPr>
          <w:b/>
          <w:lang w:val="vi-VN"/>
        </w:rPr>
        <w:t xml:space="preserve">Kính gửi: </w:t>
      </w:r>
      <w:r>
        <w:rPr>
          <w:lang w:val="vi-VN"/>
        </w:rPr>
        <w:t>Ban Lãnh đạo và Văn phòng Hội đồng Quản trị</w:t>
      </w:r>
      <w:r>
        <w:rPr>
          <w:lang w:val="vi-VN"/>
        </w:rPr>
        <w:br/>
        <w:t>Công ty Cổ phần Chứng khoán MB (MBS)</w:t>
      </w:r>
    </w:p>
    <w:p w14:paraId="7ED7AB46" w14:textId="77777777" w:rsidR="004875AD" w:rsidRPr="000A7FA1" w:rsidRDefault="00A57645">
      <w:pPr>
        <w:rPr>
          <w:lang w:val="vi-VN"/>
        </w:rPr>
      </w:pPr>
      <w:r>
        <w:rPr>
          <w:lang w:val="vi-VN"/>
        </w:rPr>
        <w:t>Trước hết, Công ty Cổ phần Công nghệ EVOTEK Việt Nam (Evotek) xin gửi tới Quý Công ty Cổ phần Chứng khoán MB (MBS) lời chào trân trọng và lời chúc phát triển thịnh vượng.</w:t>
      </w:r>
    </w:p>
    <w:p w14:paraId="32D29597" w14:textId="77777777" w:rsidR="004875AD" w:rsidRPr="000A7FA1" w:rsidRDefault="00A57645">
      <w:pPr>
        <w:rPr>
          <w:lang w:val="vi-VN"/>
        </w:rPr>
      </w:pPr>
      <w:r>
        <w:rPr>
          <w:lang w:val="vi-VN"/>
        </w:rPr>
        <w:t xml:space="preserve">Phản hồi Thư mời cung cấp thông tin giải pháp và báo giá ngày 24/09/2026 của MBS về việc triển khai giải pháp phục vụ tổ chức Đại hội đồng cổ đông (ĐHĐCĐ) theo hình thức trực tuyến và kết hợp trực tiếp, Evotek xin trân trọng đệ trình </w:t>
      </w:r>
      <w:r>
        <w:rPr>
          <w:b/>
          <w:lang w:val="vi-VN"/>
        </w:rPr>
        <w:t>Hồ sơ Đề xuất Giải pháp Kỹ thuật và Dịch vụ Triển khai Hệ thống Easy SMS</w:t>
      </w:r>
      <w:r>
        <w:rPr>
          <w:lang w:val="vi-VN"/>
        </w:rPr>
        <w:t>. Hồ sơ này thuyết minh toàn diện về năng lực doanh nghiệp, kiến trúc công nghệ, phương án tích hợp và cam kết dịch vụ nhằm đáp ứng hoàn hảo các mục tiêu chiến lược của MBS.</w:t>
      </w:r>
    </w:p>
    <w:p w14:paraId="53C190C1" w14:textId="77777777" w:rsidR="004875AD" w:rsidRPr="000A7FA1" w:rsidRDefault="00A57645">
      <w:pPr>
        <w:rPr>
          <w:lang w:val="vi-VN"/>
        </w:rPr>
      </w:pPr>
      <w:r>
        <w:rPr>
          <w:lang w:val="vi-VN"/>
        </w:rPr>
        <w:t xml:space="preserve">Là đối tác công nghệ uy tín đã và đang đồng hành cùng các tập đoàn, định chế tài chính - ngân hàng hàng đầu tại Việt Nam, đặc biệt là hệ sinh thái </w:t>
      </w:r>
      <w:r>
        <w:rPr>
          <w:b/>
          <w:lang w:val="vi-VN"/>
        </w:rPr>
        <w:t>Ngân hàng TMCP Quân Đội (MB Group)</w:t>
      </w:r>
      <w:r>
        <w:rPr>
          <w:lang w:val="vi-VN"/>
        </w:rPr>
        <w:t xml:space="preserve">, các ngân hàng lớn (BIDV, VPBank, TPBank, VIB) cùng các công ty chứng khoán hàng đầu (SSI, Kafi), Evotek tự tin mang tới cho MBS giải pháp </w:t>
      </w:r>
      <w:r>
        <w:rPr>
          <w:b/>
          <w:lang w:val="vi-VN"/>
        </w:rPr>
        <w:t>Easy SMS</w:t>
      </w:r>
      <w:r>
        <w:rPr>
          <w:lang w:val="vi-VN"/>
        </w:rPr>
        <w:t xml:space="preserve"> với các ưu thế vượt trội:</w:t>
      </w:r>
    </w:p>
    <w:p w14:paraId="43DB2038" w14:textId="77777777" w:rsidR="004875AD" w:rsidRPr="000A7FA1" w:rsidRDefault="00A57645">
      <w:pPr>
        <w:spacing w:after="80"/>
        <w:ind w:left="432"/>
        <w:rPr>
          <w:lang w:val="vi-VN"/>
        </w:rPr>
      </w:pPr>
      <w:r>
        <w:rPr>
          <w:b/>
          <w:color w:val="003366"/>
          <w:lang w:val="vi-VN"/>
        </w:rPr>
        <w:t xml:space="preserve">• Nền tảng nghiệp vụ hoàn thiện 100%: </w:t>
      </w:r>
      <w:r>
        <w:rPr>
          <w:lang w:val="vi-VN"/>
        </w:rPr>
        <w:t>Đáp ứng trọn vẹn cả 4 mô hình: Họp trực tiếp, Họp trực tuyến, Họp kết hợp (Hybrid) và Lấy ý kiến cổ đông bằng văn bản; tuân thủ nghiêm ngặt Luật Doanh nghiệp 2020 và Thông tư 116/2020/TT-BTC.</w:t>
      </w:r>
    </w:p>
    <w:p w14:paraId="486FD198" w14:textId="77777777" w:rsidR="004875AD" w:rsidRPr="000A7FA1" w:rsidRDefault="00A57645">
      <w:pPr>
        <w:spacing w:after="80"/>
        <w:ind w:left="432"/>
        <w:rPr>
          <w:lang w:val="vi-VN"/>
        </w:rPr>
      </w:pPr>
      <w:r>
        <w:rPr>
          <w:b/>
          <w:color w:val="003366"/>
          <w:lang w:val="vi-VN"/>
        </w:rPr>
        <w:t xml:space="preserve">• Năng lực chịu tải siêu việt: </w:t>
      </w:r>
      <w:r>
        <w:rPr>
          <w:lang w:val="vi-VN"/>
        </w:rPr>
        <w:t>Kiến trúc Microservices chịu tải tối thiểu 5.000 người dùng đồng thời, mở rộng linh hoạt tới 10.000 người dùng; đáp ứng các đợt bùng nổ truy cập (Login burst 2.000 user/phút, Vote burst 2.500 tx/30 giây) với thời gian phản hồi biểu quyết dưới 3 giây, cam kết Tuyệt đối không mất phiếu (Lost Vote = 0) và Không trùng phiếu (Duplicate Vote = 0).</w:t>
      </w:r>
    </w:p>
    <w:p w14:paraId="04C8987A" w14:textId="0CCC0351" w:rsidR="004875AD" w:rsidRPr="000A7FA1" w:rsidRDefault="00A57645">
      <w:pPr>
        <w:spacing w:after="80"/>
        <w:ind w:left="432"/>
        <w:rPr>
          <w:lang w:val="vi-VN"/>
        </w:rPr>
      </w:pPr>
      <w:r>
        <w:rPr>
          <w:b/>
          <w:color w:val="003366"/>
          <w:lang w:val="vi-VN"/>
        </w:rPr>
        <w:t xml:space="preserve">• An toàn thông tin cấp độ cao: </w:t>
      </w:r>
      <w:r>
        <w:rPr>
          <w:lang w:val="vi-VN"/>
        </w:rPr>
        <w:t>Được phát triển và vận hành theo tiêu chuẩn quốc tế ISO 27001:2022, ISO 9001:2015 và CMMI Level 3; bảo mật dữ liệu theo Nghị định 13/2023/NĐ-CP, xác thực 2 lớp (2FA), mã hóa dữ liệu đa lớp và nhật ký kiểm toán chống chối bỏ.</w:t>
      </w:r>
    </w:p>
    <w:p w14:paraId="1E8E3526" w14:textId="77777777" w:rsidR="004875AD" w:rsidRPr="000A7FA1" w:rsidRDefault="00A57645">
      <w:pPr>
        <w:spacing w:after="80"/>
        <w:ind w:left="432"/>
        <w:rPr>
          <w:lang w:val="vi-VN"/>
        </w:rPr>
      </w:pPr>
      <w:r>
        <w:rPr>
          <w:b/>
          <w:color w:val="003366"/>
          <w:lang w:val="vi-VN"/>
        </w:rPr>
        <w:t xml:space="preserve">• Khả năng tích hợp sâu rộng với hệ sinh thái MBS: </w:t>
      </w:r>
      <w:r>
        <w:rPr>
          <w:lang w:val="vi-VN"/>
        </w:rPr>
        <w:t xml:space="preserve">Sẵn sàng các API kết nối với hệ thống Xác thực tập trung (SSO), Hệ thống Nhân sự (HRM), Cổng Email/SMS </w:t>
      </w:r>
      <w:r>
        <w:rPr>
          <w:lang w:val="vi-VN"/>
        </w:rPr>
        <w:lastRenderedPageBreak/>
        <w:t>Brandname, Văn phòng điện tử M-Office, hệ thống sinh tài liệu tự động Docgens và chữ ký số số hóa.</w:t>
      </w:r>
    </w:p>
    <w:p w14:paraId="5099A874" w14:textId="77777777" w:rsidR="004875AD" w:rsidRPr="000A7FA1" w:rsidRDefault="00A57645">
      <w:pPr>
        <w:spacing w:after="80"/>
        <w:ind w:left="432"/>
        <w:rPr>
          <w:lang w:val="vi-VN"/>
        </w:rPr>
      </w:pPr>
      <w:r>
        <w:rPr>
          <w:b/>
          <w:color w:val="003366"/>
          <w:lang w:val="vi-VN"/>
        </w:rPr>
        <w:t xml:space="preserve">• Dịch vụ đồng hành toàn diện: </w:t>
      </w:r>
      <w:r>
        <w:rPr>
          <w:lang w:val="vi-VN"/>
        </w:rPr>
        <w:t>Không chỉ cung cấp phần mềm, Evotek cung cấp trọn gói dịch vụ chuẩn bị dữ liệu VSD, diễn tập kịch bản thực chiến, vận hành On-site trực tiếp tại ngày đại hội và đội ngũ chuyên gia hỗ trợ kỹ thuật 24/7.</w:t>
      </w:r>
    </w:p>
    <w:p w14:paraId="31E04614" w14:textId="77777777" w:rsidR="004875AD" w:rsidRPr="000A7FA1" w:rsidRDefault="00A57645">
      <w:pPr>
        <w:spacing w:before="120"/>
        <w:rPr>
          <w:lang w:val="vi-VN"/>
        </w:rPr>
      </w:pPr>
      <w:r>
        <w:rPr>
          <w:lang w:val="vi-VN"/>
        </w:rPr>
        <w:t>Theo đúng yêu cầu tại mục 2 Thư mời, nội dung Báo giá chi tiết được bóc tách thành một hồ sơ tài chính độc lập. Toàn bộ tài liệu kỹ thuật này tập trung làm rõ phương án giải pháp, năng lực đáp ứng và kế hoạch phối hợp chặt chẽ cùng MBS.</w:t>
      </w:r>
    </w:p>
    <w:p w14:paraId="03ED423D" w14:textId="77777777" w:rsidR="004875AD" w:rsidRPr="000A7FA1" w:rsidRDefault="00A57645">
      <w:pPr>
        <w:rPr>
          <w:lang w:val="vi-VN"/>
        </w:rPr>
      </w:pPr>
      <w:r>
        <w:rPr>
          <w:lang w:val="vi-VN"/>
        </w:rPr>
        <w:t>Evotek cam kết dành trọn nguồn lực tinh hoa nhất để đảm bảo kỳ Đại hội đồng cổ đông của Quý Công ty Cổ phần Chứng khoán MB diễn ra thành công rực rỡ, chính xác, minh bạch và an toàn tuyệt đối.</w:t>
      </w:r>
    </w:p>
    <w:p w14:paraId="4012D0E3" w14:textId="77777777" w:rsidR="004875AD" w:rsidRPr="000A7FA1" w:rsidRDefault="00A57645">
      <w:pPr>
        <w:spacing w:before="400"/>
        <w:jc w:val="right"/>
        <w:rPr>
          <w:lang w:val="vi-VN"/>
        </w:rPr>
      </w:pPr>
      <w:r>
        <w:rPr>
          <w:b/>
          <w:sz w:val="24"/>
          <w:lang w:val="vi-VN"/>
        </w:rPr>
        <w:t>ĐẠI DIỆN HỢP PHÁP CỦA DOANH NGHIỆP</w:t>
      </w:r>
      <w:r>
        <w:rPr>
          <w:b/>
          <w:sz w:val="24"/>
          <w:lang w:val="vi-VN"/>
        </w:rPr>
        <w:br/>
      </w:r>
      <w:r>
        <w:rPr>
          <w:sz w:val="22"/>
          <w:lang w:val="vi-VN"/>
        </w:rPr>
        <w:t>CÔNG TY CỔ PHẦN CÔNG NGHỆ EVOTEK VIỆT NAM</w:t>
      </w:r>
      <w:r>
        <w:rPr>
          <w:sz w:val="22"/>
          <w:lang w:val="vi-VN"/>
        </w:rPr>
        <w:br/>
      </w:r>
      <w:r>
        <w:rPr>
          <w:sz w:val="22"/>
          <w:lang w:val="vi-VN"/>
        </w:rPr>
        <w:br/>
      </w:r>
      <w:r>
        <w:rPr>
          <w:sz w:val="22"/>
          <w:lang w:val="vi-VN"/>
        </w:rPr>
        <w:br/>
      </w:r>
      <w:r>
        <w:rPr>
          <w:sz w:val="22"/>
          <w:lang w:val="vi-VN"/>
        </w:rPr>
        <w:br/>
      </w:r>
      <w:r>
        <w:rPr>
          <w:b/>
          <w:sz w:val="24"/>
          <w:lang w:val="vi-VN"/>
        </w:rPr>
        <w:t>BAN TỔNG GIÁM ĐỐC</w:t>
      </w:r>
    </w:p>
    <w:p w14:paraId="2CE46D2E" w14:textId="77777777" w:rsidR="004875AD" w:rsidRPr="000A7FA1" w:rsidRDefault="00A57645">
      <w:pPr>
        <w:rPr>
          <w:lang w:val="vi-VN"/>
        </w:rPr>
      </w:pPr>
      <w:r>
        <w:rPr>
          <w:lang w:val="vi-VN"/>
        </w:rPr>
        <w:br w:type="page"/>
      </w:r>
    </w:p>
    <w:p w14:paraId="523D59F2" w14:textId="77777777" w:rsidR="004875AD" w:rsidRPr="000A7FA1" w:rsidRDefault="00A57645">
      <w:pPr>
        <w:pStyle w:val="Heading1"/>
        <w:rPr>
          <w:lang w:val="vi-VN"/>
        </w:rPr>
      </w:pPr>
      <w:r>
        <w:rPr>
          <w:lang w:val="vi-VN"/>
        </w:rPr>
        <w:lastRenderedPageBreak/>
        <w:t>MỤC LỤC TỔNG QUAN</w:t>
      </w:r>
    </w:p>
    <w:tbl>
      <w:tblPr>
        <w:tblW w:w="0" w:type="auto"/>
        <w:jc w:val="center"/>
        <w:tblBorders>
          <w:top w:val="single" w:sz="4" w:space="0" w:color="E0E0E0"/>
          <w:bottom w:val="single" w:sz="4" w:space="0" w:color="E0E0E0"/>
          <w:insideH w:val="single" w:sz="4" w:space="0" w:color="E0E0E0"/>
          <w:insideV w:val="single" w:sz="4" w:space="0" w:color="E0E0E0"/>
        </w:tblBorders>
        <w:tblLook w:val="04A0" w:firstRow="1" w:lastRow="0" w:firstColumn="1" w:lastColumn="0" w:noHBand="0" w:noVBand="1"/>
      </w:tblPr>
      <w:tblGrid>
        <w:gridCol w:w="4050"/>
        <w:gridCol w:w="5266"/>
      </w:tblGrid>
      <w:tr w:rsidR="004875AD" w:rsidRPr="000A7FA1" w14:paraId="0C871FD9" w14:textId="77777777" w:rsidTr="00CD021D">
        <w:trPr>
          <w:cantSplit/>
          <w:jc w:val="center"/>
        </w:trPr>
        <w:tc>
          <w:tcPr>
            <w:tcW w:w="4050" w:type="dxa"/>
            <w:shd w:val="clear" w:color="auto" w:fill="FFFFFF"/>
            <w:tcMar>
              <w:top w:w="70" w:type="dxa"/>
              <w:left w:w="100" w:type="dxa"/>
              <w:bottom w:w="70" w:type="dxa"/>
              <w:right w:w="100" w:type="dxa"/>
            </w:tcMar>
          </w:tcPr>
          <w:p w14:paraId="16B089C2" w14:textId="77777777" w:rsidR="004875AD" w:rsidRPr="000A7FA1" w:rsidRDefault="00A57645">
            <w:pPr>
              <w:spacing w:after="0" w:line="276" w:lineRule="auto"/>
              <w:jc w:val="center"/>
              <w:rPr>
                <w:lang w:val="vi-VN"/>
              </w:rPr>
            </w:pPr>
            <w:r>
              <w:rPr>
                <w:b/>
                <w:color w:val="003366"/>
                <w:sz w:val="22"/>
                <w:lang w:val="vi-VN"/>
              </w:rPr>
              <w:t>PHẦN I</w:t>
            </w:r>
          </w:p>
        </w:tc>
        <w:tc>
          <w:tcPr>
            <w:tcW w:w="5266" w:type="dxa"/>
            <w:shd w:val="clear" w:color="auto" w:fill="FFFFFF"/>
            <w:tcMar>
              <w:top w:w="70" w:type="dxa"/>
              <w:left w:w="100" w:type="dxa"/>
              <w:bottom w:w="70" w:type="dxa"/>
              <w:right w:w="100" w:type="dxa"/>
            </w:tcMar>
          </w:tcPr>
          <w:p w14:paraId="0DA1A016" w14:textId="77777777" w:rsidR="004875AD" w:rsidRPr="000A7FA1" w:rsidRDefault="00A57645">
            <w:pPr>
              <w:spacing w:after="0" w:line="276" w:lineRule="auto"/>
              <w:jc w:val="left"/>
              <w:rPr>
                <w:lang w:val="vi-VN"/>
              </w:rPr>
            </w:pPr>
            <w:r>
              <w:rPr>
                <w:b/>
                <w:sz w:val="22"/>
                <w:lang w:val="vi-VN"/>
              </w:rPr>
              <w:t>GIỚI THIỆU VỀ EVOTEK, NĂNG LỰC VÀ KINH NGHIỆM TRIỂN KHAI</w:t>
            </w:r>
          </w:p>
        </w:tc>
      </w:tr>
      <w:tr w:rsidR="004875AD" w:rsidRPr="000A7FA1" w14:paraId="45CC29F5" w14:textId="77777777" w:rsidTr="00CD021D">
        <w:trPr>
          <w:cantSplit/>
          <w:jc w:val="center"/>
        </w:trPr>
        <w:tc>
          <w:tcPr>
            <w:tcW w:w="4050" w:type="dxa"/>
            <w:shd w:val="clear" w:color="auto" w:fill="F0F4F8"/>
            <w:tcMar>
              <w:top w:w="70" w:type="dxa"/>
              <w:left w:w="100" w:type="dxa"/>
              <w:bottom w:w="70" w:type="dxa"/>
              <w:right w:w="100" w:type="dxa"/>
            </w:tcMar>
          </w:tcPr>
          <w:p w14:paraId="36DD6F9F" w14:textId="77777777" w:rsidR="004875AD" w:rsidRPr="000A7FA1" w:rsidRDefault="00A57645">
            <w:pPr>
              <w:spacing w:after="0" w:line="276" w:lineRule="auto"/>
              <w:jc w:val="center"/>
              <w:rPr>
                <w:lang w:val="vi-VN"/>
              </w:rPr>
            </w:pPr>
            <w:r>
              <w:rPr>
                <w:b/>
                <w:color w:val="003366"/>
                <w:sz w:val="22"/>
                <w:lang w:val="vi-VN"/>
              </w:rPr>
              <w:t>PHẦN II</w:t>
            </w:r>
          </w:p>
        </w:tc>
        <w:tc>
          <w:tcPr>
            <w:tcW w:w="5266" w:type="dxa"/>
            <w:shd w:val="clear" w:color="auto" w:fill="F0F4F8"/>
            <w:tcMar>
              <w:top w:w="70" w:type="dxa"/>
              <w:left w:w="100" w:type="dxa"/>
              <w:bottom w:w="70" w:type="dxa"/>
              <w:right w:w="100" w:type="dxa"/>
            </w:tcMar>
          </w:tcPr>
          <w:p w14:paraId="680FEB8B" w14:textId="77777777" w:rsidR="004875AD" w:rsidRPr="000A7FA1" w:rsidRDefault="00A57645">
            <w:pPr>
              <w:spacing w:after="0" w:line="276" w:lineRule="auto"/>
              <w:jc w:val="left"/>
              <w:rPr>
                <w:lang w:val="vi-VN"/>
              </w:rPr>
            </w:pPr>
            <w:r>
              <w:rPr>
                <w:b/>
                <w:sz w:val="22"/>
                <w:lang w:val="vi-VN"/>
              </w:rPr>
              <w:t>TỔNG QUAN GIẢI PHÁP EASY SMS - QUẢN LÝ VÀ TỔ CHỨC ĐHĐCĐ</w:t>
            </w:r>
          </w:p>
        </w:tc>
      </w:tr>
      <w:tr w:rsidR="004875AD" w:rsidRPr="000A7FA1" w14:paraId="0F565BBD" w14:textId="77777777" w:rsidTr="00CD021D">
        <w:trPr>
          <w:cantSplit/>
          <w:jc w:val="center"/>
        </w:trPr>
        <w:tc>
          <w:tcPr>
            <w:tcW w:w="4050" w:type="dxa"/>
            <w:shd w:val="clear" w:color="auto" w:fill="FFFFFF"/>
            <w:tcMar>
              <w:top w:w="70" w:type="dxa"/>
              <w:left w:w="100" w:type="dxa"/>
              <w:bottom w:w="70" w:type="dxa"/>
              <w:right w:w="100" w:type="dxa"/>
            </w:tcMar>
          </w:tcPr>
          <w:p w14:paraId="44727C83" w14:textId="77777777" w:rsidR="004875AD" w:rsidRPr="000A7FA1" w:rsidRDefault="00A57645">
            <w:pPr>
              <w:spacing w:after="0" w:line="276" w:lineRule="auto"/>
              <w:jc w:val="center"/>
              <w:rPr>
                <w:lang w:val="vi-VN"/>
              </w:rPr>
            </w:pPr>
            <w:r>
              <w:rPr>
                <w:b/>
                <w:color w:val="003366"/>
                <w:sz w:val="22"/>
                <w:lang w:val="vi-VN"/>
              </w:rPr>
              <w:t>PHẦN III</w:t>
            </w:r>
          </w:p>
        </w:tc>
        <w:tc>
          <w:tcPr>
            <w:tcW w:w="5266" w:type="dxa"/>
            <w:shd w:val="clear" w:color="auto" w:fill="FFFFFF"/>
            <w:tcMar>
              <w:top w:w="70" w:type="dxa"/>
              <w:left w:w="100" w:type="dxa"/>
              <w:bottom w:w="70" w:type="dxa"/>
              <w:right w:w="100" w:type="dxa"/>
            </w:tcMar>
          </w:tcPr>
          <w:p w14:paraId="771F85A1" w14:textId="77777777" w:rsidR="004875AD" w:rsidRPr="000A7FA1" w:rsidRDefault="00A57645">
            <w:pPr>
              <w:spacing w:after="0" w:line="276" w:lineRule="auto"/>
              <w:jc w:val="left"/>
              <w:rPr>
                <w:lang w:val="vi-VN"/>
              </w:rPr>
            </w:pPr>
            <w:r>
              <w:rPr>
                <w:b/>
                <w:sz w:val="22"/>
                <w:lang w:val="vi-VN"/>
              </w:rPr>
              <w:t>THUYẾT MINH MA TRẬN KHẢ NĂNG ĐÁP ỨNG YÊU CẦU CHỨC NĂNG CỦA MBS</w:t>
            </w:r>
          </w:p>
        </w:tc>
      </w:tr>
      <w:tr w:rsidR="004875AD" w:rsidRPr="000A7FA1" w14:paraId="42C7C494" w14:textId="77777777" w:rsidTr="00CD021D">
        <w:trPr>
          <w:cantSplit/>
          <w:jc w:val="center"/>
        </w:trPr>
        <w:tc>
          <w:tcPr>
            <w:tcW w:w="4050" w:type="dxa"/>
            <w:shd w:val="clear" w:color="auto" w:fill="F0F4F8"/>
            <w:tcMar>
              <w:top w:w="70" w:type="dxa"/>
              <w:left w:w="100" w:type="dxa"/>
              <w:bottom w:w="70" w:type="dxa"/>
              <w:right w:w="100" w:type="dxa"/>
            </w:tcMar>
          </w:tcPr>
          <w:p w14:paraId="7F0A2B03" w14:textId="77777777" w:rsidR="004875AD" w:rsidRPr="000A7FA1" w:rsidRDefault="00A57645">
            <w:pPr>
              <w:spacing w:after="0" w:line="276" w:lineRule="auto"/>
              <w:jc w:val="center"/>
              <w:rPr>
                <w:lang w:val="vi-VN"/>
              </w:rPr>
            </w:pPr>
            <w:r>
              <w:rPr>
                <w:b/>
                <w:color w:val="003366"/>
                <w:sz w:val="22"/>
                <w:lang w:val="vi-VN"/>
              </w:rPr>
              <w:t>PHẦN IV</w:t>
            </w:r>
          </w:p>
        </w:tc>
        <w:tc>
          <w:tcPr>
            <w:tcW w:w="5266" w:type="dxa"/>
            <w:shd w:val="clear" w:color="auto" w:fill="F0F4F8"/>
            <w:tcMar>
              <w:top w:w="70" w:type="dxa"/>
              <w:left w:w="100" w:type="dxa"/>
              <w:bottom w:w="70" w:type="dxa"/>
              <w:right w:w="100" w:type="dxa"/>
            </w:tcMar>
          </w:tcPr>
          <w:p w14:paraId="44210BA0" w14:textId="77777777" w:rsidR="004875AD" w:rsidRPr="000A7FA1" w:rsidRDefault="00A57645">
            <w:pPr>
              <w:spacing w:after="0" w:line="276" w:lineRule="auto"/>
              <w:jc w:val="left"/>
              <w:rPr>
                <w:lang w:val="vi-VN"/>
              </w:rPr>
            </w:pPr>
            <w:r>
              <w:rPr>
                <w:b/>
                <w:sz w:val="22"/>
                <w:lang w:val="vi-VN"/>
              </w:rPr>
              <w:t>MÔ HÌNH KIẾN TRÚC HỆ THỐNG VÀ PHƯƠNG ÁN KỸ THUẬT CHỊU TẢI CAO</w:t>
            </w:r>
          </w:p>
        </w:tc>
      </w:tr>
      <w:tr w:rsidR="004875AD" w:rsidRPr="000A7FA1" w14:paraId="3D3E2B7E" w14:textId="77777777" w:rsidTr="00CD021D">
        <w:trPr>
          <w:cantSplit/>
          <w:jc w:val="center"/>
        </w:trPr>
        <w:tc>
          <w:tcPr>
            <w:tcW w:w="4050" w:type="dxa"/>
            <w:shd w:val="clear" w:color="auto" w:fill="FFFFFF"/>
            <w:tcMar>
              <w:top w:w="70" w:type="dxa"/>
              <w:left w:w="100" w:type="dxa"/>
              <w:bottom w:w="70" w:type="dxa"/>
              <w:right w:w="100" w:type="dxa"/>
            </w:tcMar>
          </w:tcPr>
          <w:p w14:paraId="04CD383D" w14:textId="77777777" w:rsidR="004875AD" w:rsidRPr="000A7FA1" w:rsidRDefault="00A57645">
            <w:pPr>
              <w:spacing w:after="0" w:line="276" w:lineRule="auto"/>
              <w:jc w:val="center"/>
              <w:rPr>
                <w:lang w:val="vi-VN"/>
              </w:rPr>
            </w:pPr>
            <w:r>
              <w:rPr>
                <w:b/>
                <w:color w:val="003366"/>
                <w:sz w:val="22"/>
                <w:lang w:val="vi-VN"/>
              </w:rPr>
              <w:t>PHẦN V</w:t>
            </w:r>
          </w:p>
        </w:tc>
        <w:tc>
          <w:tcPr>
            <w:tcW w:w="5266" w:type="dxa"/>
            <w:shd w:val="clear" w:color="auto" w:fill="FFFFFF"/>
            <w:tcMar>
              <w:top w:w="70" w:type="dxa"/>
              <w:left w:w="100" w:type="dxa"/>
              <w:bottom w:w="70" w:type="dxa"/>
              <w:right w:w="100" w:type="dxa"/>
            </w:tcMar>
          </w:tcPr>
          <w:p w14:paraId="4FF320CD" w14:textId="77777777" w:rsidR="004875AD" w:rsidRPr="000A7FA1" w:rsidRDefault="00A57645">
            <w:pPr>
              <w:spacing w:after="0" w:line="276" w:lineRule="auto"/>
              <w:jc w:val="left"/>
              <w:rPr>
                <w:lang w:val="vi-VN"/>
              </w:rPr>
            </w:pPr>
            <w:r>
              <w:rPr>
                <w:b/>
                <w:sz w:val="22"/>
                <w:lang w:val="vi-VN"/>
              </w:rPr>
              <w:t>PHƯƠNG ÁN TÍCH HỢP HỆ THỐNG VỚI HẠ TẦNG VÀ DỊCH VỤ CỦA MBS</w:t>
            </w:r>
          </w:p>
        </w:tc>
      </w:tr>
      <w:tr w:rsidR="004875AD" w:rsidRPr="000A7FA1" w14:paraId="2B8234B6" w14:textId="77777777" w:rsidTr="00CD021D">
        <w:trPr>
          <w:cantSplit/>
          <w:jc w:val="center"/>
        </w:trPr>
        <w:tc>
          <w:tcPr>
            <w:tcW w:w="4050" w:type="dxa"/>
            <w:shd w:val="clear" w:color="auto" w:fill="F0F4F8"/>
            <w:tcMar>
              <w:top w:w="70" w:type="dxa"/>
              <w:left w:w="100" w:type="dxa"/>
              <w:bottom w:w="70" w:type="dxa"/>
              <w:right w:w="100" w:type="dxa"/>
            </w:tcMar>
          </w:tcPr>
          <w:p w14:paraId="15176482" w14:textId="77777777" w:rsidR="004875AD" w:rsidRPr="000A7FA1" w:rsidRDefault="00A57645">
            <w:pPr>
              <w:spacing w:after="0" w:line="276" w:lineRule="auto"/>
              <w:jc w:val="center"/>
              <w:rPr>
                <w:lang w:val="vi-VN"/>
              </w:rPr>
            </w:pPr>
            <w:r>
              <w:rPr>
                <w:b/>
                <w:color w:val="003366"/>
                <w:sz w:val="22"/>
                <w:lang w:val="vi-VN"/>
              </w:rPr>
              <w:t>PHẦN VI</w:t>
            </w:r>
          </w:p>
        </w:tc>
        <w:tc>
          <w:tcPr>
            <w:tcW w:w="5266" w:type="dxa"/>
            <w:shd w:val="clear" w:color="auto" w:fill="F0F4F8"/>
            <w:tcMar>
              <w:top w:w="70" w:type="dxa"/>
              <w:left w:w="100" w:type="dxa"/>
              <w:bottom w:w="70" w:type="dxa"/>
              <w:right w:w="100" w:type="dxa"/>
            </w:tcMar>
          </w:tcPr>
          <w:p w14:paraId="3D7779A3" w14:textId="77777777" w:rsidR="004875AD" w:rsidRPr="000A7FA1" w:rsidRDefault="00A57645">
            <w:pPr>
              <w:spacing w:after="0" w:line="276" w:lineRule="auto"/>
              <w:jc w:val="left"/>
              <w:rPr>
                <w:lang w:val="vi-VN"/>
              </w:rPr>
            </w:pPr>
            <w:r>
              <w:rPr>
                <w:b/>
                <w:sz w:val="22"/>
                <w:lang w:val="vi-VN"/>
              </w:rPr>
              <w:t>DỊCH VỤ ĐI KÈM, PHƯƠNG ÁN VẬN HÀNH VÀ HỖ TRỢ KỸ THUẬT ĐẠI HỘI</w:t>
            </w:r>
          </w:p>
        </w:tc>
      </w:tr>
      <w:tr w:rsidR="004875AD" w:rsidRPr="000A7FA1" w14:paraId="52F6A400" w14:textId="77777777" w:rsidTr="00CD021D">
        <w:trPr>
          <w:cantSplit/>
          <w:jc w:val="center"/>
        </w:trPr>
        <w:tc>
          <w:tcPr>
            <w:tcW w:w="4050" w:type="dxa"/>
            <w:shd w:val="clear" w:color="auto" w:fill="FFFFFF"/>
            <w:tcMar>
              <w:top w:w="70" w:type="dxa"/>
              <w:left w:w="100" w:type="dxa"/>
              <w:bottom w:w="70" w:type="dxa"/>
              <w:right w:w="100" w:type="dxa"/>
            </w:tcMar>
          </w:tcPr>
          <w:p w14:paraId="3D2D036F" w14:textId="77777777" w:rsidR="004875AD" w:rsidRPr="000A7FA1" w:rsidRDefault="00A57645">
            <w:pPr>
              <w:spacing w:after="0" w:line="276" w:lineRule="auto"/>
              <w:jc w:val="center"/>
              <w:rPr>
                <w:lang w:val="vi-VN"/>
              </w:rPr>
            </w:pPr>
            <w:r>
              <w:rPr>
                <w:b/>
                <w:color w:val="003366"/>
                <w:sz w:val="22"/>
                <w:lang w:val="vi-VN"/>
              </w:rPr>
              <w:t>PHẦN VII</w:t>
            </w:r>
          </w:p>
        </w:tc>
        <w:tc>
          <w:tcPr>
            <w:tcW w:w="5266" w:type="dxa"/>
            <w:shd w:val="clear" w:color="auto" w:fill="FFFFFF"/>
            <w:tcMar>
              <w:top w:w="70" w:type="dxa"/>
              <w:left w:w="100" w:type="dxa"/>
              <w:bottom w:w="70" w:type="dxa"/>
              <w:right w:w="100" w:type="dxa"/>
            </w:tcMar>
          </w:tcPr>
          <w:p w14:paraId="02E98096" w14:textId="77777777" w:rsidR="004875AD" w:rsidRPr="000A7FA1" w:rsidRDefault="00A57645">
            <w:pPr>
              <w:spacing w:after="0" w:line="276" w:lineRule="auto"/>
              <w:jc w:val="left"/>
              <w:rPr>
                <w:lang w:val="vi-VN"/>
              </w:rPr>
            </w:pPr>
            <w:r>
              <w:rPr>
                <w:b/>
                <w:sz w:val="22"/>
                <w:lang w:val="vi-VN"/>
              </w:rPr>
              <w:t>KẾ HOẠCH TRIỂN KHAI, MA TRẬN PHÂN CÔNG RACI VÀ CAM KẾT SLA</w:t>
            </w:r>
          </w:p>
        </w:tc>
      </w:tr>
      <w:tr w:rsidR="004875AD" w:rsidRPr="000A7FA1" w14:paraId="7D1D2EC5" w14:textId="77777777" w:rsidTr="00CD021D">
        <w:trPr>
          <w:cantSplit/>
          <w:jc w:val="center"/>
        </w:trPr>
        <w:tc>
          <w:tcPr>
            <w:tcW w:w="4050" w:type="dxa"/>
            <w:shd w:val="clear" w:color="auto" w:fill="F0F4F8"/>
            <w:tcMar>
              <w:top w:w="70" w:type="dxa"/>
              <w:left w:w="100" w:type="dxa"/>
              <w:bottom w:w="70" w:type="dxa"/>
              <w:right w:w="100" w:type="dxa"/>
            </w:tcMar>
          </w:tcPr>
          <w:p w14:paraId="5AFE85F8" w14:textId="77777777" w:rsidR="004875AD" w:rsidRPr="000A7FA1" w:rsidRDefault="00A57645">
            <w:pPr>
              <w:spacing w:after="0" w:line="276" w:lineRule="auto"/>
              <w:jc w:val="center"/>
              <w:rPr>
                <w:lang w:val="vi-VN"/>
              </w:rPr>
            </w:pPr>
            <w:r>
              <w:rPr>
                <w:b/>
                <w:color w:val="003366"/>
                <w:sz w:val="22"/>
                <w:lang w:val="vi-VN"/>
              </w:rPr>
              <w:t>PHẦN VIII</w:t>
            </w:r>
          </w:p>
        </w:tc>
        <w:tc>
          <w:tcPr>
            <w:tcW w:w="5266" w:type="dxa"/>
            <w:shd w:val="clear" w:color="auto" w:fill="F0F4F8"/>
            <w:tcMar>
              <w:top w:w="70" w:type="dxa"/>
              <w:left w:w="100" w:type="dxa"/>
              <w:bottom w:w="70" w:type="dxa"/>
              <w:right w:w="100" w:type="dxa"/>
            </w:tcMar>
          </w:tcPr>
          <w:p w14:paraId="71665022" w14:textId="77777777" w:rsidR="004875AD" w:rsidRPr="000A7FA1" w:rsidRDefault="00A57645">
            <w:pPr>
              <w:spacing w:after="0" w:line="276" w:lineRule="auto"/>
              <w:jc w:val="left"/>
              <w:rPr>
                <w:lang w:val="vi-VN"/>
              </w:rPr>
            </w:pPr>
            <w:r>
              <w:rPr>
                <w:b/>
                <w:sz w:val="22"/>
                <w:lang w:val="vi-VN"/>
              </w:rPr>
              <w:t>CÁC ĐỀ XUẤT GIÁ TRỊ GIA TĂNG DÀNH RIÊNG CHO CHỨNG KHOÁN MBS</w:t>
            </w:r>
          </w:p>
        </w:tc>
      </w:tr>
      <w:tr w:rsidR="004875AD" w:rsidRPr="000A7FA1" w14:paraId="12C5AADC" w14:textId="77777777" w:rsidTr="00CD021D">
        <w:trPr>
          <w:cantSplit/>
          <w:jc w:val="center"/>
        </w:trPr>
        <w:tc>
          <w:tcPr>
            <w:tcW w:w="4050" w:type="dxa"/>
            <w:shd w:val="clear" w:color="auto" w:fill="FFFFFF"/>
            <w:tcMar>
              <w:top w:w="70" w:type="dxa"/>
              <w:left w:w="100" w:type="dxa"/>
              <w:bottom w:w="70" w:type="dxa"/>
              <w:right w:w="100" w:type="dxa"/>
            </w:tcMar>
          </w:tcPr>
          <w:p w14:paraId="639836AC" w14:textId="77777777" w:rsidR="004875AD" w:rsidRPr="000A7FA1" w:rsidRDefault="00A57645">
            <w:pPr>
              <w:spacing w:after="0" w:line="276" w:lineRule="auto"/>
              <w:jc w:val="center"/>
              <w:rPr>
                <w:lang w:val="vi-VN"/>
              </w:rPr>
            </w:pPr>
            <w:r>
              <w:rPr>
                <w:b/>
                <w:color w:val="003366"/>
                <w:sz w:val="22"/>
                <w:lang w:val="vi-VN"/>
              </w:rPr>
              <w:t>PHẦN IX</w:t>
            </w:r>
          </w:p>
        </w:tc>
        <w:tc>
          <w:tcPr>
            <w:tcW w:w="5266" w:type="dxa"/>
            <w:shd w:val="clear" w:color="auto" w:fill="FFFFFF"/>
            <w:tcMar>
              <w:top w:w="70" w:type="dxa"/>
              <w:left w:w="100" w:type="dxa"/>
              <w:bottom w:w="70" w:type="dxa"/>
              <w:right w:w="100" w:type="dxa"/>
            </w:tcMar>
          </w:tcPr>
          <w:p w14:paraId="61764F1B" w14:textId="77777777" w:rsidR="004875AD" w:rsidRPr="000A7FA1" w:rsidRDefault="00A57645">
            <w:pPr>
              <w:spacing w:after="0" w:line="276" w:lineRule="auto"/>
              <w:jc w:val="left"/>
              <w:rPr>
                <w:lang w:val="vi-VN"/>
              </w:rPr>
            </w:pPr>
            <w:r>
              <w:rPr>
                <w:b/>
                <w:sz w:val="22"/>
                <w:lang w:val="vi-VN"/>
              </w:rPr>
              <w:t>KẾT LUẬN VÀ CAM KẾT CHẤT LƯỢNG DỊCH VỤ TỪ EVOTEK</w:t>
            </w:r>
          </w:p>
        </w:tc>
      </w:tr>
    </w:tbl>
    <w:p w14:paraId="44386A8D" w14:textId="77777777" w:rsidR="004875AD" w:rsidRPr="000A7FA1" w:rsidRDefault="004875AD">
      <w:pPr>
        <w:spacing w:before="240"/>
        <w:rPr>
          <w:lang w:val="vi-VN"/>
        </w:rPr>
      </w:pPr>
    </w:p>
    <w:p w14:paraId="435C78A4" w14:textId="77777777" w:rsidR="004875AD" w:rsidRPr="000A7FA1" w:rsidRDefault="00A57645">
      <w:pPr>
        <w:pStyle w:val="Heading2"/>
        <w:rPr>
          <w:lang w:val="vi-VN"/>
        </w:rPr>
      </w:pPr>
      <w:r>
        <w:rPr>
          <w:lang w:val="vi-VN"/>
        </w:rPr>
        <w:t>DANH MỤC THUẬT NGỮ VÀ TỪ VIẾT TẮT</w:t>
      </w:r>
    </w:p>
    <w:tbl>
      <w:tblPr>
        <w:tblW w:w="0" w:type="auto"/>
        <w:jc w:val="center"/>
        <w:tblBorders>
          <w:top w:val="single" w:sz="4" w:space="0" w:color="D0D0D0"/>
          <w:bottom w:val="single" w:sz="4" w:space="0" w:color="D0D0D0"/>
          <w:insideH w:val="single" w:sz="4" w:space="0" w:color="D0D0D0"/>
          <w:insideV w:val="single" w:sz="4" w:space="0" w:color="D0D0D0"/>
        </w:tblBorders>
        <w:tblLook w:val="04A0" w:firstRow="1" w:lastRow="0" w:firstColumn="1" w:lastColumn="0" w:noHBand="0" w:noVBand="1"/>
      </w:tblPr>
      <w:tblGrid>
        <w:gridCol w:w="4658"/>
        <w:gridCol w:w="4658"/>
      </w:tblGrid>
      <w:tr w:rsidR="004875AD" w:rsidRPr="000A7FA1" w14:paraId="7A49B0F2" w14:textId="77777777">
        <w:trPr>
          <w:cantSplit/>
          <w:tblHeader/>
          <w:jc w:val="center"/>
        </w:trPr>
        <w:tc>
          <w:tcPr>
            <w:tcW w:w="4658" w:type="dxa"/>
            <w:shd w:val="clear" w:color="auto" w:fill="003366"/>
            <w:tcMar>
              <w:top w:w="90" w:type="dxa"/>
              <w:left w:w="100" w:type="dxa"/>
              <w:bottom w:w="90" w:type="dxa"/>
              <w:right w:w="100" w:type="dxa"/>
            </w:tcMar>
          </w:tcPr>
          <w:p w14:paraId="4D8D081D" w14:textId="77777777" w:rsidR="004875AD" w:rsidRPr="000A7FA1" w:rsidRDefault="00A57645">
            <w:pPr>
              <w:spacing w:after="0" w:line="276" w:lineRule="auto"/>
              <w:jc w:val="center"/>
              <w:rPr>
                <w:lang w:val="vi-VN"/>
              </w:rPr>
            </w:pPr>
            <w:r>
              <w:rPr>
                <w:b/>
                <w:color w:val="FFFFFF"/>
                <w:sz w:val="21"/>
                <w:lang w:val="vi-VN"/>
              </w:rPr>
              <w:t>Ký hiệu / Viết tắt</w:t>
            </w:r>
          </w:p>
        </w:tc>
        <w:tc>
          <w:tcPr>
            <w:tcW w:w="4658" w:type="dxa"/>
            <w:shd w:val="clear" w:color="auto" w:fill="003366"/>
            <w:tcMar>
              <w:top w:w="90" w:type="dxa"/>
              <w:left w:w="100" w:type="dxa"/>
              <w:bottom w:w="90" w:type="dxa"/>
              <w:right w:w="100" w:type="dxa"/>
            </w:tcMar>
          </w:tcPr>
          <w:p w14:paraId="367D26E3" w14:textId="77777777" w:rsidR="004875AD" w:rsidRPr="000A7FA1" w:rsidRDefault="00A57645">
            <w:pPr>
              <w:spacing w:after="0" w:line="276" w:lineRule="auto"/>
              <w:jc w:val="center"/>
              <w:rPr>
                <w:lang w:val="vi-VN"/>
              </w:rPr>
            </w:pPr>
            <w:r>
              <w:rPr>
                <w:b/>
                <w:color w:val="FFFFFF"/>
                <w:sz w:val="21"/>
                <w:lang w:val="vi-VN"/>
              </w:rPr>
              <w:t>Định nghĩa / Giải thích chi tiết</w:t>
            </w:r>
          </w:p>
        </w:tc>
      </w:tr>
      <w:tr w:rsidR="004875AD" w:rsidRPr="000A7FA1" w14:paraId="40FFF5C5" w14:textId="77777777">
        <w:trPr>
          <w:cantSplit/>
          <w:jc w:val="center"/>
        </w:trPr>
        <w:tc>
          <w:tcPr>
            <w:tcW w:w="4658" w:type="dxa"/>
            <w:shd w:val="clear" w:color="auto" w:fill="FFFFFF"/>
            <w:tcMar>
              <w:top w:w="60" w:type="dxa"/>
              <w:left w:w="100" w:type="dxa"/>
              <w:bottom w:w="60" w:type="dxa"/>
              <w:right w:w="100" w:type="dxa"/>
            </w:tcMar>
          </w:tcPr>
          <w:p w14:paraId="781635FD" w14:textId="77777777" w:rsidR="004875AD" w:rsidRPr="000A7FA1" w:rsidRDefault="00A57645">
            <w:pPr>
              <w:spacing w:after="0" w:line="276" w:lineRule="auto"/>
              <w:jc w:val="left"/>
              <w:rPr>
                <w:lang w:val="vi-VN"/>
              </w:rPr>
            </w:pPr>
            <w:r>
              <w:rPr>
                <w:b/>
                <w:color w:val="003366"/>
                <w:sz w:val="20"/>
                <w:lang w:val="vi-VN"/>
              </w:rPr>
              <w:t>MBS</w:t>
            </w:r>
          </w:p>
        </w:tc>
        <w:tc>
          <w:tcPr>
            <w:tcW w:w="4658" w:type="dxa"/>
            <w:shd w:val="clear" w:color="auto" w:fill="FFFFFF"/>
            <w:tcMar>
              <w:top w:w="60" w:type="dxa"/>
              <w:left w:w="100" w:type="dxa"/>
              <w:bottom w:w="60" w:type="dxa"/>
              <w:right w:w="100" w:type="dxa"/>
            </w:tcMar>
          </w:tcPr>
          <w:p w14:paraId="07221157" w14:textId="77777777" w:rsidR="004875AD" w:rsidRPr="000A7FA1" w:rsidRDefault="00A57645">
            <w:pPr>
              <w:spacing w:after="0" w:line="276" w:lineRule="auto"/>
              <w:jc w:val="left"/>
              <w:rPr>
                <w:lang w:val="vi-VN"/>
              </w:rPr>
            </w:pPr>
            <w:r>
              <w:rPr>
                <w:sz w:val="20"/>
                <w:lang w:val="vi-VN"/>
              </w:rPr>
              <w:t>Công ty Cổ phần Chứng khoán MB (MB Securities)</w:t>
            </w:r>
          </w:p>
        </w:tc>
      </w:tr>
      <w:tr w:rsidR="004875AD" w:rsidRPr="000A7FA1" w14:paraId="77DD15A4" w14:textId="77777777">
        <w:trPr>
          <w:cantSplit/>
          <w:jc w:val="center"/>
        </w:trPr>
        <w:tc>
          <w:tcPr>
            <w:tcW w:w="4658" w:type="dxa"/>
            <w:shd w:val="clear" w:color="auto" w:fill="F9FBFD"/>
            <w:tcMar>
              <w:top w:w="60" w:type="dxa"/>
              <w:left w:w="100" w:type="dxa"/>
              <w:bottom w:w="60" w:type="dxa"/>
              <w:right w:w="100" w:type="dxa"/>
            </w:tcMar>
          </w:tcPr>
          <w:p w14:paraId="36846520" w14:textId="77777777" w:rsidR="004875AD" w:rsidRPr="000A7FA1" w:rsidRDefault="00A57645">
            <w:pPr>
              <w:spacing w:after="0" w:line="276" w:lineRule="auto"/>
              <w:jc w:val="left"/>
              <w:rPr>
                <w:lang w:val="vi-VN"/>
              </w:rPr>
            </w:pPr>
            <w:r>
              <w:rPr>
                <w:b/>
                <w:color w:val="003366"/>
                <w:sz w:val="20"/>
                <w:lang w:val="vi-VN"/>
              </w:rPr>
              <w:t>EVOTEK</w:t>
            </w:r>
          </w:p>
        </w:tc>
        <w:tc>
          <w:tcPr>
            <w:tcW w:w="4658" w:type="dxa"/>
            <w:shd w:val="clear" w:color="auto" w:fill="F9FBFD"/>
            <w:tcMar>
              <w:top w:w="60" w:type="dxa"/>
              <w:left w:w="100" w:type="dxa"/>
              <w:bottom w:w="60" w:type="dxa"/>
              <w:right w:w="100" w:type="dxa"/>
            </w:tcMar>
          </w:tcPr>
          <w:p w14:paraId="10285F4F" w14:textId="77777777" w:rsidR="004875AD" w:rsidRPr="000A7FA1" w:rsidRDefault="00A57645">
            <w:pPr>
              <w:spacing w:after="0" w:line="276" w:lineRule="auto"/>
              <w:jc w:val="left"/>
              <w:rPr>
                <w:lang w:val="vi-VN"/>
              </w:rPr>
            </w:pPr>
            <w:r>
              <w:rPr>
                <w:sz w:val="20"/>
                <w:lang w:val="vi-VN"/>
              </w:rPr>
              <w:t>Công ty Cổ phần Công nghệ EVOTEK Việt Nam</w:t>
            </w:r>
          </w:p>
        </w:tc>
      </w:tr>
      <w:tr w:rsidR="004875AD" w:rsidRPr="000A7FA1" w14:paraId="4C92EC56" w14:textId="77777777">
        <w:trPr>
          <w:cantSplit/>
          <w:jc w:val="center"/>
        </w:trPr>
        <w:tc>
          <w:tcPr>
            <w:tcW w:w="4658" w:type="dxa"/>
            <w:shd w:val="clear" w:color="auto" w:fill="FFFFFF"/>
            <w:tcMar>
              <w:top w:w="60" w:type="dxa"/>
              <w:left w:w="100" w:type="dxa"/>
              <w:bottom w:w="60" w:type="dxa"/>
              <w:right w:w="100" w:type="dxa"/>
            </w:tcMar>
          </w:tcPr>
          <w:p w14:paraId="77941A67" w14:textId="77777777" w:rsidR="004875AD" w:rsidRPr="000A7FA1" w:rsidRDefault="00A57645">
            <w:pPr>
              <w:spacing w:after="0" w:line="276" w:lineRule="auto"/>
              <w:jc w:val="left"/>
              <w:rPr>
                <w:lang w:val="vi-VN"/>
              </w:rPr>
            </w:pPr>
            <w:r>
              <w:rPr>
                <w:b/>
                <w:color w:val="003366"/>
                <w:sz w:val="20"/>
                <w:lang w:val="vi-VN"/>
              </w:rPr>
              <w:t>ĐHĐCĐ</w:t>
            </w:r>
          </w:p>
        </w:tc>
        <w:tc>
          <w:tcPr>
            <w:tcW w:w="4658" w:type="dxa"/>
            <w:shd w:val="clear" w:color="auto" w:fill="FFFFFF"/>
            <w:tcMar>
              <w:top w:w="60" w:type="dxa"/>
              <w:left w:w="100" w:type="dxa"/>
              <w:bottom w:w="60" w:type="dxa"/>
              <w:right w:w="100" w:type="dxa"/>
            </w:tcMar>
          </w:tcPr>
          <w:p w14:paraId="07C5DBEE" w14:textId="77777777" w:rsidR="004875AD" w:rsidRPr="000A7FA1" w:rsidRDefault="00A57645">
            <w:pPr>
              <w:spacing w:after="0" w:line="276" w:lineRule="auto"/>
              <w:jc w:val="left"/>
              <w:rPr>
                <w:lang w:val="vi-VN"/>
              </w:rPr>
            </w:pPr>
            <w:r>
              <w:rPr>
                <w:sz w:val="20"/>
                <w:lang w:val="vi-VN"/>
              </w:rPr>
              <w:t>Đại hội đồng cổ đông</w:t>
            </w:r>
          </w:p>
        </w:tc>
      </w:tr>
      <w:tr w:rsidR="004875AD" w:rsidRPr="000A7FA1" w14:paraId="0D94DAAB" w14:textId="77777777">
        <w:trPr>
          <w:cantSplit/>
          <w:jc w:val="center"/>
        </w:trPr>
        <w:tc>
          <w:tcPr>
            <w:tcW w:w="4658" w:type="dxa"/>
            <w:shd w:val="clear" w:color="auto" w:fill="F9FBFD"/>
            <w:tcMar>
              <w:top w:w="60" w:type="dxa"/>
              <w:left w:w="100" w:type="dxa"/>
              <w:bottom w:w="60" w:type="dxa"/>
              <w:right w:w="100" w:type="dxa"/>
            </w:tcMar>
          </w:tcPr>
          <w:p w14:paraId="3B8185E5" w14:textId="77777777" w:rsidR="004875AD" w:rsidRPr="000A7FA1" w:rsidRDefault="00A57645">
            <w:pPr>
              <w:spacing w:after="0" w:line="276" w:lineRule="auto"/>
              <w:jc w:val="left"/>
              <w:rPr>
                <w:lang w:val="vi-VN"/>
              </w:rPr>
            </w:pPr>
            <w:r>
              <w:rPr>
                <w:b/>
                <w:color w:val="003366"/>
                <w:sz w:val="20"/>
                <w:lang w:val="vi-VN"/>
              </w:rPr>
              <w:t>Easy SMS</w:t>
            </w:r>
          </w:p>
        </w:tc>
        <w:tc>
          <w:tcPr>
            <w:tcW w:w="4658" w:type="dxa"/>
            <w:shd w:val="clear" w:color="auto" w:fill="F9FBFD"/>
            <w:tcMar>
              <w:top w:w="60" w:type="dxa"/>
              <w:left w:w="100" w:type="dxa"/>
              <w:bottom w:w="60" w:type="dxa"/>
              <w:right w:w="100" w:type="dxa"/>
            </w:tcMar>
          </w:tcPr>
          <w:p w14:paraId="72FA762F" w14:textId="77777777" w:rsidR="004875AD" w:rsidRPr="000A7FA1" w:rsidRDefault="00A57645">
            <w:pPr>
              <w:spacing w:after="0" w:line="276" w:lineRule="auto"/>
              <w:jc w:val="left"/>
              <w:rPr>
                <w:lang w:val="vi-VN"/>
              </w:rPr>
            </w:pPr>
            <w:r>
              <w:rPr>
                <w:sz w:val="20"/>
                <w:lang w:val="vi-VN"/>
              </w:rPr>
              <w:t>Giải pháp phần mềm Quản lý và Tổ chức Đại hội đồng cổ đông của Evotek</w:t>
            </w:r>
          </w:p>
        </w:tc>
      </w:tr>
      <w:tr w:rsidR="004875AD" w:rsidRPr="000A7FA1" w14:paraId="06B92A74" w14:textId="77777777">
        <w:trPr>
          <w:cantSplit/>
          <w:jc w:val="center"/>
        </w:trPr>
        <w:tc>
          <w:tcPr>
            <w:tcW w:w="4658" w:type="dxa"/>
            <w:shd w:val="clear" w:color="auto" w:fill="FFFFFF"/>
            <w:tcMar>
              <w:top w:w="60" w:type="dxa"/>
              <w:left w:w="100" w:type="dxa"/>
              <w:bottom w:w="60" w:type="dxa"/>
              <w:right w:w="100" w:type="dxa"/>
            </w:tcMar>
          </w:tcPr>
          <w:p w14:paraId="229593AF" w14:textId="77777777" w:rsidR="004875AD" w:rsidRPr="000A7FA1" w:rsidRDefault="00A57645">
            <w:pPr>
              <w:spacing w:after="0" w:line="276" w:lineRule="auto"/>
              <w:jc w:val="left"/>
              <w:rPr>
                <w:lang w:val="vi-VN"/>
              </w:rPr>
            </w:pPr>
            <w:r>
              <w:rPr>
                <w:b/>
                <w:color w:val="003366"/>
                <w:sz w:val="20"/>
                <w:lang w:val="vi-VN"/>
              </w:rPr>
              <w:t>VSD / VSDC</w:t>
            </w:r>
          </w:p>
        </w:tc>
        <w:tc>
          <w:tcPr>
            <w:tcW w:w="4658" w:type="dxa"/>
            <w:shd w:val="clear" w:color="auto" w:fill="FFFFFF"/>
            <w:tcMar>
              <w:top w:w="60" w:type="dxa"/>
              <w:left w:w="100" w:type="dxa"/>
              <w:bottom w:w="60" w:type="dxa"/>
              <w:right w:w="100" w:type="dxa"/>
            </w:tcMar>
          </w:tcPr>
          <w:p w14:paraId="5F4F77F0" w14:textId="77777777" w:rsidR="004875AD" w:rsidRPr="000A7FA1" w:rsidRDefault="00A57645">
            <w:pPr>
              <w:spacing w:after="0" w:line="276" w:lineRule="auto"/>
              <w:jc w:val="left"/>
              <w:rPr>
                <w:lang w:val="vi-VN"/>
              </w:rPr>
            </w:pPr>
            <w:r>
              <w:rPr>
                <w:sz w:val="20"/>
                <w:lang w:val="vi-VN"/>
              </w:rPr>
              <w:t>Tổng công ty Lưu ký và Bù trừ chứng khoán Việt Nam</w:t>
            </w:r>
          </w:p>
        </w:tc>
      </w:tr>
      <w:tr w:rsidR="004875AD" w:rsidRPr="000A7FA1" w14:paraId="01FC2210" w14:textId="77777777">
        <w:trPr>
          <w:cantSplit/>
          <w:jc w:val="center"/>
        </w:trPr>
        <w:tc>
          <w:tcPr>
            <w:tcW w:w="4658" w:type="dxa"/>
            <w:shd w:val="clear" w:color="auto" w:fill="F9FBFD"/>
            <w:tcMar>
              <w:top w:w="60" w:type="dxa"/>
              <w:left w:w="100" w:type="dxa"/>
              <w:bottom w:w="60" w:type="dxa"/>
              <w:right w:w="100" w:type="dxa"/>
            </w:tcMar>
          </w:tcPr>
          <w:p w14:paraId="089E45B6" w14:textId="77777777" w:rsidR="004875AD" w:rsidRPr="000A7FA1" w:rsidRDefault="00A57645">
            <w:pPr>
              <w:spacing w:after="0" w:line="276" w:lineRule="auto"/>
              <w:jc w:val="left"/>
              <w:rPr>
                <w:lang w:val="vi-VN"/>
              </w:rPr>
            </w:pPr>
            <w:r>
              <w:rPr>
                <w:b/>
                <w:color w:val="003366"/>
                <w:sz w:val="20"/>
                <w:lang w:val="vi-VN"/>
              </w:rPr>
              <w:t>ĐKCC</w:t>
            </w:r>
          </w:p>
        </w:tc>
        <w:tc>
          <w:tcPr>
            <w:tcW w:w="4658" w:type="dxa"/>
            <w:shd w:val="clear" w:color="auto" w:fill="F9FBFD"/>
            <w:tcMar>
              <w:top w:w="60" w:type="dxa"/>
              <w:left w:w="100" w:type="dxa"/>
              <w:bottom w:w="60" w:type="dxa"/>
              <w:right w:w="100" w:type="dxa"/>
            </w:tcMar>
          </w:tcPr>
          <w:p w14:paraId="3AE518FB" w14:textId="77777777" w:rsidR="004875AD" w:rsidRPr="000A7FA1" w:rsidRDefault="00A57645">
            <w:pPr>
              <w:spacing w:after="0" w:line="276" w:lineRule="auto"/>
              <w:jc w:val="left"/>
              <w:rPr>
                <w:lang w:val="vi-VN"/>
              </w:rPr>
            </w:pPr>
            <w:r>
              <w:rPr>
                <w:sz w:val="20"/>
                <w:lang w:val="vi-VN"/>
              </w:rPr>
              <w:t>Ngày đăng ký cuối cùng để thực hiện quyền tham dự ĐHĐCĐ</w:t>
            </w:r>
          </w:p>
        </w:tc>
      </w:tr>
      <w:tr w:rsidR="004875AD" w:rsidRPr="000A7FA1" w14:paraId="3436BAA5" w14:textId="77777777">
        <w:trPr>
          <w:cantSplit/>
          <w:jc w:val="center"/>
        </w:trPr>
        <w:tc>
          <w:tcPr>
            <w:tcW w:w="4658" w:type="dxa"/>
            <w:shd w:val="clear" w:color="auto" w:fill="FFFFFF"/>
            <w:tcMar>
              <w:top w:w="60" w:type="dxa"/>
              <w:left w:w="100" w:type="dxa"/>
              <w:bottom w:w="60" w:type="dxa"/>
              <w:right w:w="100" w:type="dxa"/>
            </w:tcMar>
          </w:tcPr>
          <w:p w14:paraId="40B3813A" w14:textId="77777777" w:rsidR="004875AD" w:rsidRPr="000A7FA1" w:rsidRDefault="00A57645">
            <w:pPr>
              <w:spacing w:after="0" w:line="276" w:lineRule="auto"/>
              <w:jc w:val="left"/>
              <w:rPr>
                <w:lang w:val="vi-VN"/>
              </w:rPr>
            </w:pPr>
            <w:r>
              <w:rPr>
                <w:b/>
                <w:color w:val="003366"/>
                <w:sz w:val="20"/>
                <w:lang w:val="vi-VN"/>
              </w:rPr>
              <w:t>SĐKSH</w:t>
            </w:r>
          </w:p>
        </w:tc>
        <w:tc>
          <w:tcPr>
            <w:tcW w:w="4658" w:type="dxa"/>
            <w:shd w:val="clear" w:color="auto" w:fill="FFFFFF"/>
            <w:tcMar>
              <w:top w:w="60" w:type="dxa"/>
              <w:left w:w="100" w:type="dxa"/>
              <w:bottom w:w="60" w:type="dxa"/>
              <w:right w:w="100" w:type="dxa"/>
            </w:tcMar>
          </w:tcPr>
          <w:p w14:paraId="41715781" w14:textId="77777777" w:rsidR="004875AD" w:rsidRPr="000A7FA1" w:rsidRDefault="00A57645">
            <w:pPr>
              <w:spacing w:after="0" w:line="276" w:lineRule="auto"/>
              <w:jc w:val="left"/>
              <w:rPr>
                <w:lang w:val="vi-VN"/>
              </w:rPr>
            </w:pPr>
            <w:r>
              <w:rPr>
                <w:sz w:val="20"/>
                <w:lang w:val="vi-VN"/>
              </w:rPr>
              <w:t>Số đăng ký sở hữu (Số CCCD/CMND/Hộ chiếu/Số ĐKKD của cổ đông)</w:t>
            </w:r>
          </w:p>
        </w:tc>
      </w:tr>
      <w:tr w:rsidR="004875AD" w:rsidRPr="000A7FA1" w14:paraId="4144D35C" w14:textId="77777777">
        <w:trPr>
          <w:cantSplit/>
          <w:jc w:val="center"/>
        </w:trPr>
        <w:tc>
          <w:tcPr>
            <w:tcW w:w="4658" w:type="dxa"/>
            <w:shd w:val="clear" w:color="auto" w:fill="F9FBFD"/>
            <w:tcMar>
              <w:top w:w="60" w:type="dxa"/>
              <w:left w:w="100" w:type="dxa"/>
              <w:bottom w:w="60" w:type="dxa"/>
              <w:right w:w="100" w:type="dxa"/>
            </w:tcMar>
          </w:tcPr>
          <w:p w14:paraId="32A30A0F" w14:textId="77777777" w:rsidR="004875AD" w:rsidRPr="000A7FA1" w:rsidRDefault="00A57645">
            <w:pPr>
              <w:spacing w:after="0" w:line="276" w:lineRule="auto"/>
              <w:jc w:val="left"/>
              <w:rPr>
                <w:lang w:val="vi-VN"/>
              </w:rPr>
            </w:pPr>
            <w:r>
              <w:rPr>
                <w:b/>
                <w:color w:val="003366"/>
                <w:sz w:val="20"/>
                <w:lang w:val="vi-VN"/>
              </w:rPr>
              <w:t>TCPH</w:t>
            </w:r>
          </w:p>
        </w:tc>
        <w:tc>
          <w:tcPr>
            <w:tcW w:w="4658" w:type="dxa"/>
            <w:shd w:val="clear" w:color="auto" w:fill="F9FBFD"/>
            <w:tcMar>
              <w:top w:w="60" w:type="dxa"/>
              <w:left w:w="100" w:type="dxa"/>
              <w:bottom w:w="60" w:type="dxa"/>
              <w:right w:w="100" w:type="dxa"/>
            </w:tcMar>
          </w:tcPr>
          <w:p w14:paraId="33C5AB2E" w14:textId="77777777" w:rsidR="004875AD" w:rsidRPr="000A7FA1" w:rsidRDefault="00A57645">
            <w:pPr>
              <w:spacing w:after="0" w:line="276" w:lineRule="auto"/>
              <w:jc w:val="left"/>
              <w:rPr>
                <w:lang w:val="vi-VN"/>
              </w:rPr>
            </w:pPr>
            <w:r>
              <w:rPr>
                <w:sz w:val="20"/>
                <w:lang w:val="vi-VN"/>
              </w:rPr>
              <w:t>Tổ chức phát hành (Công ty Cổ phần Chứng khoán MB)</w:t>
            </w:r>
          </w:p>
        </w:tc>
      </w:tr>
      <w:tr w:rsidR="004875AD" w:rsidRPr="000A7FA1" w14:paraId="60481BC7" w14:textId="77777777">
        <w:trPr>
          <w:cantSplit/>
          <w:jc w:val="center"/>
        </w:trPr>
        <w:tc>
          <w:tcPr>
            <w:tcW w:w="4658" w:type="dxa"/>
            <w:shd w:val="clear" w:color="auto" w:fill="FFFFFF"/>
            <w:tcMar>
              <w:top w:w="60" w:type="dxa"/>
              <w:left w:w="100" w:type="dxa"/>
              <w:bottom w:w="60" w:type="dxa"/>
              <w:right w:w="100" w:type="dxa"/>
            </w:tcMar>
          </w:tcPr>
          <w:p w14:paraId="086D4D7D" w14:textId="77777777" w:rsidR="004875AD" w:rsidRPr="000A7FA1" w:rsidRDefault="00A57645">
            <w:pPr>
              <w:spacing w:after="0" w:line="276" w:lineRule="auto"/>
              <w:jc w:val="left"/>
              <w:rPr>
                <w:lang w:val="vi-VN"/>
              </w:rPr>
            </w:pPr>
            <w:r>
              <w:rPr>
                <w:b/>
                <w:color w:val="003366"/>
                <w:sz w:val="20"/>
                <w:lang w:val="vi-VN"/>
              </w:rPr>
              <w:t>OTP</w:t>
            </w:r>
          </w:p>
        </w:tc>
        <w:tc>
          <w:tcPr>
            <w:tcW w:w="4658" w:type="dxa"/>
            <w:shd w:val="clear" w:color="auto" w:fill="FFFFFF"/>
            <w:tcMar>
              <w:top w:w="60" w:type="dxa"/>
              <w:left w:w="100" w:type="dxa"/>
              <w:bottom w:w="60" w:type="dxa"/>
              <w:right w:w="100" w:type="dxa"/>
            </w:tcMar>
          </w:tcPr>
          <w:p w14:paraId="64425873" w14:textId="77777777" w:rsidR="004875AD" w:rsidRPr="000A7FA1" w:rsidRDefault="00A57645">
            <w:pPr>
              <w:spacing w:after="0" w:line="276" w:lineRule="auto"/>
              <w:jc w:val="left"/>
              <w:rPr>
                <w:lang w:val="vi-VN"/>
              </w:rPr>
            </w:pPr>
            <w:r>
              <w:rPr>
                <w:sz w:val="20"/>
                <w:lang w:val="vi-VN"/>
              </w:rPr>
              <w:t>One-Time Password (Mật khẩu dùng một lần xác thực qua SMS hoặc Email)</w:t>
            </w:r>
          </w:p>
        </w:tc>
      </w:tr>
      <w:tr w:rsidR="004875AD" w:rsidRPr="000A7FA1" w14:paraId="12CA2603" w14:textId="77777777">
        <w:trPr>
          <w:cantSplit/>
          <w:jc w:val="center"/>
        </w:trPr>
        <w:tc>
          <w:tcPr>
            <w:tcW w:w="4658" w:type="dxa"/>
            <w:shd w:val="clear" w:color="auto" w:fill="F9FBFD"/>
            <w:tcMar>
              <w:top w:w="60" w:type="dxa"/>
              <w:left w:w="100" w:type="dxa"/>
              <w:bottom w:w="60" w:type="dxa"/>
              <w:right w:w="100" w:type="dxa"/>
            </w:tcMar>
          </w:tcPr>
          <w:p w14:paraId="495E7FA1" w14:textId="77777777" w:rsidR="004875AD" w:rsidRPr="000A7FA1" w:rsidRDefault="00A57645">
            <w:pPr>
              <w:spacing w:after="0" w:line="276" w:lineRule="auto"/>
              <w:jc w:val="left"/>
              <w:rPr>
                <w:lang w:val="vi-VN"/>
              </w:rPr>
            </w:pPr>
            <w:r>
              <w:rPr>
                <w:b/>
                <w:color w:val="003366"/>
                <w:sz w:val="20"/>
                <w:lang w:val="vi-VN"/>
              </w:rPr>
              <w:lastRenderedPageBreak/>
              <w:t>2FA / MFA</w:t>
            </w:r>
          </w:p>
        </w:tc>
        <w:tc>
          <w:tcPr>
            <w:tcW w:w="4658" w:type="dxa"/>
            <w:shd w:val="clear" w:color="auto" w:fill="F9FBFD"/>
            <w:tcMar>
              <w:top w:w="60" w:type="dxa"/>
              <w:left w:w="100" w:type="dxa"/>
              <w:bottom w:w="60" w:type="dxa"/>
              <w:right w:w="100" w:type="dxa"/>
            </w:tcMar>
          </w:tcPr>
          <w:p w14:paraId="49531143" w14:textId="77777777" w:rsidR="004875AD" w:rsidRPr="000A7FA1" w:rsidRDefault="00A57645">
            <w:pPr>
              <w:spacing w:after="0" w:line="276" w:lineRule="auto"/>
              <w:jc w:val="left"/>
              <w:rPr>
                <w:lang w:val="vi-VN"/>
              </w:rPr>
            </w:pPr>
            <w:r>
              <w:rPr>
                <w:sz w:val="20"/>
                <w:lang w:val="vi-VN"/>
              </w:rPr>
              <w:t>Two-Factor Authentication / Multi-Factor Authentication (Xác thực hai yếu tố)</w:t>
            </w:r>
          </w:p>
        </w:tc>
      </w:tr>
      <w:tr w:rsidR="004875AD" w:rsidRPr="000A7FA1" w14:paraId="775499F1" w14:textId="77777777">
        <w:trPr>
          <w:cantSplit/>
          <w:jc w:val="center"/>
        </w:trPr>
        <w:tc>
          <w:tcPr>
            <w:tcW w:w="4658" w:type="dxa"/>
            <w:shd w:val="clear" w:color="auto" w:fill="FFFFFF"/>
            <w:tcMar>
              <w:top w:w="60" w:type="dxa"/>
              <w:left w:w="100" w:type="dxa"/>
              <w:bottom w:w="60" w:type="dxa"/>
              <w:right w:w="100" w:type="dxa"/>
            </w:tcMar>
          </w:tcPr>
          <w:p w14:paraId="7020FF6D" w14:textId="77777777" w:rsidR="004875AD" w:rsidRPr="000A7FA1" w:rsidRDefault="00A57645">
            <w:pPr>
              <w:spacing w:after="0" w:line="276" w:lineRule="auto"/>
              <w:jc w:val="left"/>
              <w:rPr>
                <w:lang w:val="vi-VN"/>
              </w:rPr>
            </w:pPr>
            <w:r>
              <w:rPr>
                <w:b/>
                <w:color w:val="003366"/>
                <w:sz w:val="20"/>
                <w:lang w:val="vi-VN"/>
              </w:rPr>
              <w:t>SSO</w:t>
            </w:r>
          </w:p>
        </w:tc>
        <w:tc>
          <w:tcPr>
            <w:tcW w:w="4658" w:type="dxa"/>
            <w:shd w:val="clear" w:color="auto" w:fill="FFFFFF"/>
            <w:tcMar>
              <w:top w:w="60" w:type="dxa"/>
              <w:left w:w="100" w:type="dxa"/>
              <w:bottom w:w="60" w:type="dxa"/>
              <w:right w:w="100" w:type="dxa"/>
            </w:tcMar>
          </w:tcPr>
          <w:p w14:paraId="3CF3FD99" w14:textId="77777777" w:rsidR="004875AD" w:rsidRPr="000A7FA1" w:rsidRDefault="00A57645">
            <w:pPr>
              <w:spacing w:after="0" w:line="276" w:lineRule="auto"/>
              <w:jc w:val="left"/>
              <w:rPr>
                <w:lang w:val="vi-VN"/>
              </w:rPr>
            </w:pPr>
            <w:r>
              <w:rPr>
                <w:sz w:val="20"/>
                <w:lang w:val="vi-VN"/>
              </w:rPr>
              <w:t>Single Sign-On (Hệ thống đăng nhập và xác thực một lần tập trung)</w:t>
            </w:r>
          </w:p>
        </w:tc>
      </w:tr>
      <w:tr w:rsidR="004875AD" w:rsidRPr="000A7FA1" w14:paraId="7044D09E" w14:textId="77777777">
        <w:trPr>
          <w:cantSplit/>
          <w:jc w:val="center"/>
        </w:trPr>
        <w:tc>
          <w:tcPr>
            <w:tcW w:w="4658" w:type="dxa"/>
            <w:shd w:val="clear" w:color="auto" w:fill="F9FBFD"/>
            <w:tcMar>
              <w:top w:w="60" w:type="dxa"/>
              <w:left w:w="100" w:type="dxa"/>
              <w:bottom w:w="60" w:type="dxa"/>
              <w:right w:w="100" w:type="dxa"/>
            </w:tcMar>
          </w:tcPr>
          <w:p w14:paraId="03A297B5" w14:textId="77777777" w:rsidR="004875AD" w:rsidRPr="000A7FA1" w:rsidRDefault="00A57645">
            <w:pPr>
              <w:spacing w:after="0" w:line="276" w:lineRule="auto"/>
              <w:jc w:val="left"/>
              <w:rPr>
                <w:lang w:val="vi-VN"/>
              </w:rPr>
            </w:pPr>
            <w:r>
              <w:rPr>
                <w:b/>
                <w:color w:val="003366"/>
                <w:sz w:val="20"/>
                <w:lang w:val="vi-VN"/>
              </w:rPr>
              <w:t>HRM</w:t>
            </w:r>
          </w:p>
        </w:tc>
        <w:tc>
          <w:tcPr>
            <w:tcW w:w="4658" w:type="dxa"/>
            <w:shd w:val="clear" w:color="auto" w:fill="F9FBFD"/>
            <w:tcMar>
              <w:top w:w="60" w:type="dxa"/>
              <w:left w:w="100" w:type="dxa"/>
              <w:bottom w:w="60" w:type="dxa"/>
              <w:right w:w="100" w:type="dxa"/>
            </w:tcMar>
          </w:tcPr>
          <w:p w14:paraId="0FA2B6A0" w14:textId="77777777" w:rsidR="004875AD" w:rsidRPr="000A7FA1" w:rsidRDefault="00A57645">
            <w:pPr>
              <w:spacing w:after="0" w:line="276" w:lineRule="auto"/>
              <w:jc w:val="left"/>
              <w:rPr>
                <w:lang w:val="vi-VN"/>
              </w:rPr>
            </w:pPr>
            <w:r>
              <w:rPr>
                <w:sz w:val="20"/>
                <w:lang w:val="vi-VN"/>
              </w:rPr>
              <w:t>Human Resource Management (Hệ thống quản lý thông tin nhân sự)</w:t>
            </w:r>
          </w:p>
        </w:tc>
      </w:tr>
      <w:tr w:rsidR="004875AD" w:rsidRPr="000A7FA1" w14:paraId="2B7F6311" w14:textId="77777777">
        <w:trPr>
          <w:cantSplit/>
          <w:jc w:val="center"/>
        </w:trPr>
        <w:tc>
          <w:tcPr>
            <w:tcW w:w="4658" w:type="dxa"/>
            <w:shd w:val="clear" w:color="auto" w:fill="FFFFFF"/>
            <w:tcMar>
              <w:top w:w="60" w:type="dxa"/>
              <w:left w:w="100" w:type="dxa"/>
              <w:bottom w:w="60" w:type="dxa"/>
              <w:right w:w="100" w:type="dxa"/>
            </w:tcMar>
          </w:tcPr>
          <w:p w14:paraId="1B043BF4" w14:textId="77777777" w:rsidR="004875AD" w:rsidRPr="000A7FA1" w:rsidRDefault="00A57645">
            <w:pPr>
              <w:spacing w:after="0" w:line="276" w:lineRule="auto"/>
              <w:jc w:val="left"/>
              <w:rPr>
                <w:lang w:val="vi-VN"/>
              </w:rPr>
            </w:pPr>
            <w:r>
              <w:rPr>
                <w:b/>
                <w:color w:val="003366"/>
                <w:sz w:val="20"/>
                <w:lang w:val="vi-VN"/>
              </w:rPr>
              <w:t>OCR</w:t>
            </w:r>
          </w:p>
        </w:tc>
        <w:tc>
          <w:tcPr>
            <w:tcW w:w="4658" w:type="dxa"/>
            <w:shd w:val="clear" w:color="auto" w:fill="FFFFFF"/>
            <w:tcMar>
              <w:top w:w="60" w:type="dxa"/>
              <w:left w:w="100" w:type="dxa"/>
              <w:bottom w:w="60" w:type="dxa"/>
              <w:right w:w="100" w:type="dxa"/>
            </w:tcMar>
          </w:tcPr>
          <w:p w14:paraId="0C7CD18A" w14:textId="77777777" w:rsidR="004875AD" w:rsidRPr="000A7FA1" w:rsidRDefault="00A57645">
            <w:pPr>
              <w:spacing w:after="0" w:line="276" w:lineRule="auto"/>
              <w:jc w:val="left"/>
              <w:rPr>
                <w:lang w:val="vi-VN"/>
              </w:rPr>
            </w:pPr>
            <w:r>
              <w:rPr>
                <w:sz w:val="20"/>
                <w:lang w:val="vi-VN"/>
              </w:rPr>
              <w:t>Optical Character Recognition (Hệ thống nhận dạng ký tự quang học từ hình ảnh/phiếu giấy)</w:t>
            </w:r>
          </w:p>
        </w:tc>
      </w:tr>
      <w:tr w:rsidR="004875AD" w:rsidRPr="000A7FA1" w14:paraId="44092C01" w14:textId="77777777">
        <w:trPr>
          <w:cantSplit/>
          <w:jc w:val="center"/>
        </w:trPr>
        <w:tc>
          <w:tcPr>
            <w:tcW w:w="4658" w:type="dxa"/>
            <w:shd w:val="clear" w:color="auto" w:fill="F9FBFD"/>
            <w:tcMar>
              <w:top w:w="60" w:type="dxa"/>
              <w:left w:w="100" w:type="dxa"/>
              <w:bottom w:w="60" w:type="dxa"/>
              <w:right w:w="100" w:type="dxa"/>
            </w:tcMar>
          </w:tcPr>
          <w:p w14:paraId="51084509" w14:textId="77777777" w:rsidR="004875AD" w:rsidRPr="000A7FA1" w:rsidRDefault="00A57645">
            <w:pPr>
              <w:spacing w:after="0" w:line="276" w:lineRule="auto"/>
              <w:jc w:val="left"/>
              <w:rPr>
                <w:lang w:val="vi-VN"/>
              </w:rPr>
            </w:pPr>
            <w:r>
              <w:rPr>
                <w:b/>
                <w:color w:val="003366"/>
                <w:sz w:val="20"/>
                <w:lang w:val="vi-VN"/>
              </w:rPr>
              <w:t>M-Office</w:t>
            </w:r>
          </w:p>
        </w:tc>
        <w:tc>
          <w:tcPr>
            <w:tcW w:w="4658" w:type="dxa"/>
            <w:shd w:val="clear" w:color="auto" w:fill="F9FBFD"/>
            <w:tcMar>
              <w:top w:w="60" w:type="dxa"/>
              <w:left w:w="100" w:type="dxa"/>
              <w:bottom w:w="60" w:type="dxa"/>
              <w:right w:w="100" w:type="dxa"/>
            </w:tcMar>
          </w:tcPr>
          <w:p w14:paraId="454D5D82" w14:textId="77777777" w:rsidR="004875AD" w:rsidRPr="000A7FA1" w:rsidRDefault="00A57645">
            <w:pPr>
              <w:spacing w:after="0" w:line="276" w:lineRule="auto"/>
              <w:jc w:val="left"/>
              <w:rPr>
                <w:lang w:val="vi-VN"/>
              </w:rPr>
            </w:pPr>
            <w:r>
              <w:rPr>
                <w:sz w:val="20"/>
                <w:lang w:val="vi-VN"/>
              </w:rPr>
              <w:t>Hệ thống văn phòng điện tử nội bộ của MBS</w:t>
            </w:r>
          </w:p>
        </w:tc>
      </w:tr>
      <w:tr w:rsidR="004875AD" w:rsidRPr="000A7FA1" w14:paraId="434D5FA6" w14:textId="77777777">
        <w:trPr>
          <w:cantSplit/>
          <w:jc w:val="center"/>
        </w:trPr>
        <w:tc>
          <w:tcPr>
            <w:tcW w:w="4658" w:type="dxa"/>
            <w:shd w:val="clear" w:color="auto" w:fill="FFFFFF"/>
            <w:tcMar>
              <w:top w:w="60" w:type="dxa"/>
              <w:left w:w="100" w:type="dxa"/>
              <w:bottom w:w="60" w:type="dxa"/>
              <w:right w:w="100" w:type="dxa"/>
            </w:tcMar>
          </w:tcPr>
          <w:p w14:paraId="2EE9EBCB" w14:textId="77777777" w:rsidR="004875AD" w:rsidRPr="000A7FA1" w:rsidRDefault="00A57645">
            <w:pPr>
              <w:spacing w:after="0" w:line="276" w:lineRule="auto"/>
              <w:jc w:val="left"/>
              <w:rPr>
                <w:lang w:val="vi-VN"/>
              </w:rPr>
            </w:pPr>
            <w:r>
              <w:rPr>
                <w:b/>
                <w:color w:val="003366"/>
                <w:sz w:val="20"/>
                <w:lang w:val="vi-VN"/>
              </w:rPr>
              <w:t>Docgens</w:t>
            </w:r>
          </w:p>
        </w:tc>
        <w:tc>
          <w:tcPr>
            <w:tcW w:w="4658" w:type="dxa"/>
            <w:shd w:val="clear" w:color="auto" w:fill="FFFFFF"/>
            <w:tcMar>
              <w:top w:w="60" w:type="dxa"/>
              <w:left w:w="100" w:type="dxa"/>
              <w:bottom w:w="60" w:type="dxa"/>
              <w:right w:w="100" w:type="dxa"/>
            </w:tcMar>
          </w:tcPr>
          <w:p w14:paraId="5F07A4E2" w14:textId="77777777" w:rsidR="004875AD" w:rsidRPr="000A7FA1" w:rsidRDefault="00A57645">
            <w:pPr>
              <w:spacing w:after="0" w:line="276" w:lineRule="auto"/>
              <w:jc w:val="left"/>
              <w:rPr>
                <w:lang w:val="vi-VN"/>
              </w:rPr>
            </w:pPr>
            <w:r>
              <w:rPr>
                <w:sz w:val="20"/>
                <w:lang w:val="vi-VN"/>
              </w:rPr>
              <w:t>Hệ thống tự động sinh văn bản/tài liệu theo biểu mẫu chuẩn</w:t>
            </w:r>
          </w:p>
        </w:tc>
      </w:tr>
      <w:tr w:rsidR="004875AD" w:rsidRPr="000A7FA1" w14:paraId="510D64A2" w14:textId="77777777">
        <w:trPr>
          <w:cantSplit/>
          <w:jc w:val="center"/>
        </w:trPr>
        <w:tc>
          <w:tcPr>
            <w:tcW w:w="4658" w:type="dxa"/>
            <w:shd w:val="clear" w:color="auto" w:fill="F9FBFD"/>
            <w:tcMar>
              <w:top w:w="60" w:type="dxa"/>
              <w:left w:w="100" w:type="dxa"/>
              <w:bottom w:w="60" w:type="dxa"/>
              <w:right w:w="100" w:type="dxa"/>
            </w:tcMar>
          </w:tcPr>
          <w:p w14:paraId="0A5B2C37" w14:textId="77777777" w:rsidR="004875AD" w:rsidRPr="000A7FA1" w:rsidRDefault="00A57645">
            <w:pPr>
              <w:spacing w:after="0" w:line="276" w:lineRule="auto"/>
              <w:jc w:val="left"/>
              <w:rPr>
                <w:lang w:val="vi-VN"/>
              </w:rPr>
            </w:pPr>
            <w:r>
              <w:rPr>
                <w:b/>
                <w:color w:val="003366"/>
                <w:sz w:val="20"/>
                <w:lang w:val="vi-VN"/>
              </w:rPr>
              <w:t>RBAC</w:t>
            </w:r>
          </w:p>
        </w:tc>
        <w:tc>
          <w:tcPr>
            <w:tcW w:w="4658" w:type="dxa"/>
            <w:shd w:val="clear" w:color="auto" w:fill="F9FBFD"/>
            <w:tcMar>
              <w:top w:w="60" w:type="dxa"/>
              <w:left w:w="100" w:type="dxa"/>
              <w:bottom w:w="60" w:type="dxa"/>
              <w:right w:w="100" w:type="dxa"/>
            </w:tcMar>
          </w:tcPr>
          <w:p w14:paraId="66BBE357" w14:textId="77777777" w:rsidR="004875AD" w:rsidRPr="000A7FA1" w:rsidRDefault="00A57645">
            <w:pPr>
              <w:spacing w:after="0" w:line="276" w:lineRule="auto"/>
              <w:jc w:val="left"/>
              <w:rPr>
                <w:lang w:val="vi-VN"/>
              </w:rPr>
            </w:pPr>
            <w:r>
              <w:rPr>
                <w:sz w:val="20"/>
                <w:lang w:val="vi-VN"/>
              </w:rPr>
              <w:t>Role-Based Access Control (Kiểm soát truy cập dựa trên vai trò/phân quyền)</w:t>
            </w:r>
          </w:p>
        </w:tc>
      </w:tr>
      <w:tr w:rsidR="004875AD" w:rsidRPr="000A7FA1" w14:paraId="7E99AB66" w14:textId="77777777">
        <w:trPr>
          <w:cantSplit/>
          <w:jc w:val="center"/>
        </w:trPr>
        <w:tc>
          <w:tcPr>
            <w:tcW w:w="4658" w:type="dxa"/>
            <w:shd w:val="clear" w:color="auto" w:fill="FFFFFF"/>
            <w:tcMar>
              <w:top w:w="60" w:type="dxa"/>
              <w:left w:w="100" w:type="dxa"/>
              <w:bottom w:w="60" w:type="dxa"/>
              <w:right w:w="100" w:type="dxa"/>
            </w:tcMar>
          </w:tcPr>
          <w:p w14:paraId="09DA8780" w14:textId="77777777" w:rsidR="004875AD" w:rsidRPr="000A7FA1" w:rsidRDefault="00A57645">
            <w:pPr>
              <w:spacing w:after="0" w:line="276" w:lineRule="auto"/>
              <w:jc w:val="left"/>
              <w:rPr>
                <w:lang w:val="vi-VN"/>
              </w:rPr>
            </w:pPr>
            <w:r>
              <w:rPr>
                <w:b/>
                <w:color w:val="003366"/>
                <w:sz w:val="20"/>
                <w:lang w:val="vi-VN"/>
              </w:rPr>
              <w:t>WAF</w:t>
            </w:r>
          </w:p>
        </w:tc>
        <w:tc>
          <w:tcPr>
            <w:tcW w:w="4658" w:type="dxa"/>
            <w:shd w:val="clear" w:color="auto" w:fill="FFFFFF"/>
            <w:tcMar>
              <w:top w:w="60" w:type="dxa"/>
              <w:left w:w="100" w:type="dxa"/>
              <w:bottom w:w="60" w:type="dxa"/>
              <w:right w:w="100" w:type="dxa"/>
            </w:tcMar>
          </w:tcPr>
          <w:p w14:paraId="1F8CFB84" w14:textId="77777777" w:rsidR="004875AD" w:rsidRPr="000A7FA1" w:rsidRDefault="00A57645">
            <w:pPr>
              <w:spacing w:after="0" w:line="276" w:lineRule="auto"/>
              <w:jc w:val="left"/>
              <w:rPr>
                <w:lang w:val="vi-VN"/>
              </w:rPr>
            </w:pPr>
            <w:r>
              <w:rPr>
                <w:sz w:val="20"/>
                <w:lang w:val="vi-VN"/>
              </w:rPr>
              <w:t>Web Application Firewall (Tường lửa bảo vệ ứng dụng web)</w:t>
            </w:r>
          </w:p>
        </w:tc>
      </w:tr>
      <w:tr w:rsidR="004875AD" w:rsidRPr="000A7FA1" w14:paraId="27E07242" w14:textId="77777777">
        <w:trPr>
          <w:cantSplit/>
          <w:jc w:val="center"/>
        </w:trPr>
        <w:tc>
          <w:tcPr>
            <w:tcW w:w="4658" w:type="dxa"/>
            <w:shd w:val="clear" w:color="auto" w:fill="F9FBFD"/>
            <w:tcMar>
              <w:top w:w="60" w:type="dxa"/>
              <w:left w:w="100" w:type="dxa"/>
              <w:bottom w:w="60" w:type="dxa"/>
              <w:right w:w="100" w:type="dxa"/>
            </w:tcMar>
          </w:tcPr>
          <w:p w14:paraId="68516DF3" w14:textId="77777777" w:rsidR="004875AD" w:rsidRPr="000A7FA1" w:rsidRDefault="00A57645">
            <w:pPr>
              <w:spacing w:after="0" w:line="276" w:lineRule="auto"/>
              <w:jc w:val="left"/>
              <w:rPr>
                <w:lang w:val="vi-VN"/>
              </w:rPr>
            </w:pPr>
            <w:r>
              <w:rPr>
                <w:b/>
                <w:color w:val="003366"/>
                <w:sz w:val="20"/>
                <w:lang w:val="vi-VN"/>
              </w:rPr>
              <w:t>SLA</w:t>
            </w:r>
          </w:p>
        </w:tc>
        <w:tc>
          <w:tcPr>
            <w:tcW w:w="4658" w:type="dxa"/>
            <w:shd w:val="clear" w:color="auto" w:fill="F9FBFD"/>
            <w:tcMar>
              <w:top w:w="60" w:type="dxa"/>
              <w:left w:w="100" w:type="dxa"/>
              <w:bottom w:w="60" w:type="dxa"/>
              <w:right w:w="100" w:type="dxa"/>
            </w:tcMar>
          </w:tcPr>
          <w:p w14:paraId="16F3F3E6" w14:textId="77777777" w:rsidR="004875AD" w:rsidRPr="000A7FA1" w:rsidRDefault="00A57645">
            <w:pPr>
              <w:spacing w:after="0" w:line="276" w:lineRule="auto"/>
              <w:jc w:val="left"/>
              <w:rPr>
                <w:lang w:val="vi-VN"/>
              </w:rPr>
            </w:pPr>
            <w:r>
              <w:rPr>
                <w:sz w:val="20"/>
                <w:lang w:val="vi-VN"/>
              </w:rPr>
              <w:t>Service Level Agreement (Cam kết chất lượng dịch vụ)</w:t>
            </w:r>
          </w:p>
        </w:tc>
      </w:tr>
      <w:tr w:rsidR="004875AD" w:rsidRPr="000A7FA1" w14:paraId="5D22A65D" w14:textId="77777777">
        <w:trPr>
          <w:cantSplit/>
          <w:jc w:val="center"/>
        </w:trPr>
        <w:tc>
          <w:tcPr>
            <w:tcW w:w="4658" w:type="dxa"/>
            <w:shd w:val="clear" w:color="auto" w:fill="FFFFFF"/>
            <w:tcMar>
              <w:top w:w="60" w:type="dxa"/>
              <w:left w:w="100" w:type="dxa"/>
              <w:bottom w:w="60" w:type="dxa"/>
              <w:right w:w="100" w:type="dxa"/>
            </w:tcMar>
          </w:tcPr>
          <w:p w14:paraId="688C0E30" w14:textId="77777777" w:rsidR="004875AD" w:rsidRPr="000A7FA1" w:rsidRDefault="00A57645">
            <w:pPr>
              <w:spacing w:after="0" w:line="276" w:lineRule="auto"/>
              <w:jc w:val="left"/>
              <w:rPr>
                <w:lang w:val="vi-VN"/>
              </w:rPr>
            </w:pPr>
            <w:r>
              <w:rPr>
                <w:b/>
                <w:color w:val="003366"/>
                <w:sz w:val="20"/>
                <w:lang w:val="vi-VN"/>
              </w:rPr>
              <w:t>RTO / RPO</w:t>
            </w:r>
          </w:p>
        </w:tc>
        <w:tc>
          <w:tcPr>
            <w:tcW w:w="4658" w:type="dxa"/>
            <w:shd w:val="clear" w:color="auto" w:fill="FFFFFF"/>
            <w:tcMar>
              <w:top w:w="60" w:type="dxa"/>
              <w:left w:w="100" w:type="dxa"/>
              <w:bottom w:w="60" w:type="dxa"/>
              <w:right w:w="100" w:type="dxa"/>
            </w:tcMar>
          </w:tcPr>
          <w:p w14:paraId="60093AD3" w14:textId="77777777" w:rsidR="004875AD" w:rsidRPr="000A7FA1" w:rsidRDefault="00A57645">
            <w:pPr>
              <w:spacing w:after="0" w:line="276" w:lineRule="auto"/>
              <w:jc w:val="left"/>
              <w:rPr>
                <w:lang w:val="vi-VN"/>
              </w:rPr>
            </w:pPr>
            <w:r>
              <w:rPr>
                <w:sz w:val="20"/>
                <w:lang w:val="vi-VN"/>
              </w:rPr>
              <w:t>Recovery Time Objective (Thời gian phục hồi mục tiêu) / Recovery Point Objective (Điểm phục hồi dữ liệu mục tiêu)</w:t>
            </w:r>
          </w:p>
        </w:tc>
      </w:tr>
    </w:tbl>
    <w:p w14:paraId="15552557" w14:textId="77777777" w:rsidR="004875AD" w:rsidRPr="000A7FA1" w:rsidRDefault="00A57645">
      <w:pPr>
        <w:rPr>
          <w:lang w:val="vi-VN"/>
        </w:rPr>
      </w:pPr>
      <w:r>
        <w:rPr>
          <w:lang w:val="vi-VN"/>
        </w:rPr>
        <w:br w:type="page"/>
      </w:r>
    </w:p>
    <w:p w14:paraId="7E862F20" w14:textId="77777777" w:rsidR="004875AD" w:rsidRPr="000A7FA1" w:rsidRDefault="00A57645">
      <w:pPr>
        <w:pStyle w:val="Heading1"/>
        <w:rPr>
          <w:lang w:val="vi-VN"/>
        </w:rPr>
      </w:pPr>
      <w:r>
        <w:rPr>
          <w:lang w:val="vi-VN"/>
        </w:rPr>
        <w:lastRenderedPageBreak/>
        <w:t>PHẦN I: GIỚI THIỆU VỀ EVOTEK, NĂNG LỰC VÀ KINH NGHIỆM TRIỂN KHAI</w:t>
      </w:r>
    </w:p>
    <w:p w14:paraId="7CCAEB7D" w14:textId="77777777" w:rsidR="004875AD" w:rsidRPr="000A7FA1" w:rsidRDefault="00A57645">
      <w:pPr>
        <w:pStyle w:val="Heading2"/>
        <w:rPr>
          <w:lang w:val="vi-VN"/>
        </w:rPr>
      </w:pPr>
      <w:r>
        <w:rPr>
          <w:lang w:val="vi-VN"/>
        </w:rPr>
        <w:t>1.1. Giới thiệu chung về Công ty Cổ phần Công nghệ EVOTEK Việt Nam</w:t>
      </w:r>
    </w:p>
    <w:p w14:paraId="0FB906D6" w14:textId="77777777" w:rsidR="004875AD" w:rsidRPr="000A7FA1" w:rsidRDefault="00A57645">
      <w:pPr>
        <w:rPr>
          <w:lang w:val="vi-VN"/>
        </w:rPr>
      </w:pPr>
      <w:r>
        <w:rPr>
          <w:lang w:val="vi-VN"/>
        </w:rPr>
        <w:t xml:space="preserve">Công ty Cổ phần Công nghệ EVOTEK Việt Nam (EVOTEK) là đơn vị công nghệ tiên phong hàng đầu tại Việt Nam trong lĩnh vực tư vấn kiến trúc, phát triển phần mềm may đo và triển khai các giải pháp chuyển đổi số toàn diện cho khối doanh nghiệp đại chúng, ngân hàng và tổ chức tài chính. Với định vị thương hiệu </w:t>
      </w:r>
      <w:r>
        <w:rPr>
          <w:b/>
          <w:i/>
          <w:lang w:val="vi-VN"/>
        </w:rPr>
        <w:t>“Evolve Your Business”</w:t>
      </w:r>
      <w:r>
        <w:rPr>
          <w:lang w:val="vi-VN"/>
        </w:rPr>
        <w:t>, Evotek không ngừng đầu tư nghiên cứu các công nghệ hiện đại, kết hợp chuyên môn sâu sắc về nghiệp vụ quản trị doanh nghiệp chuẩn mực để mang lại những giải pháp giá trị cao cho khách hàng.</w:t>
      </w:r>
    </w:p>
    <w:tbl>
      <w:tblPr>
        <w:tblW w:w="0" w:type="auto"/>
        <w:jc w:val="center"/>
        <w:tblBorders>
          <w:top w:val="single" w:sz="4" w:space="0" w:color="D0D0D0"/>
          <w:bottom w:val="single" w:sz="4" w:space="0" w:color="D0D0D0"/>
          <w:insideH w:val="single" w:sz="4" w:space="0" w:color="D0D0D0"/>
          <w:insideV w:val="single" w:sz="4" w:space="0" w:color="D0D0D0"/>
        </w:tblBorders>
        <w:tblLook w:val="04A0" w:firstRow="1" w:lastRow="0" w:firstColumn="1" w:lastColumn="0" w:noHBand="0" w:noVBand="1"/>
      </w:tblPr>
      <w:tblGrid>
        <w:gridCol w:w="4658"/>
        <w:gridCol w:w="4658"/>
      </w:tblGrid>
      <w:tr w:rsidR="004875AD" w:rsidRPr="000A7FA1" w14:paraId="14901D08" w14:textId="77777777">
        <w:trPr>
          <w:cantSplit/>
          <w:jc w:val="center"/>
        </w:trPr>
        <w:tc>
          <w:tcPr>
            <w:tcW w:w="4658" w:type="dxa"/>
            <w:shd w:val="clear" w:color="auto" w:fill="FFFFFF"/>
            <w:tcMar>
              <w:top w:w="60" w:type="dxa"/>
              <w:left w:w="100" w:type="dxa"/>
              <w:bottom w:w="60" w:type="dxa"/>
              <w:right w:w="100" w:type="dxa"/>
            </w:tcMar>
          </w:tcPr>
          <w:p w14:paraId="4847ECEC" w14:textId="77777777" w:rsidR="004875AD" w:rsidRPr="000A7FA1" w:rsidRDefault="00A57645">
            <w:pPr>
              <w:spacing w:after="0" w:line="276" w:lineRule="auto"/>
              <w:jc w:val="left"/>
              <w:rPr>
                <w:lang w:val="vi-VN"/>
              </w:rPr>
            </w:pPr>
            <w:r>
              <w:rPr>
                <w:b/>
                <w:color w:val="003366"/>
                <w:sz w:val="21"/>
                <w:lang w:val="vi-VN"/>
              </w:rPr>
              <w:t>Tên đầy đủ</w:t>
            </w:r>
          </w:p>
        </w:tc>
        <w:tc>
          <w:tcPr>
            <w:tcW w:w="4658" w:type="dxa"/>
            <w:shd w:val="clear" w:color="auto" w:fill="FFFFFF"/>
            <w:tcMar>
              <w:top w:w="60" w:type="dxa"/>
              <w:left w:w="100" w:type="dxa"/>
              <w:bottom w:w="60" w:type="dxa"/>
              <w:right w:w="100" w:type="dxa"/>
            </w:tcMar>
          </w:tcPr>
          <w:p w14:paraId="0A5907E2" w14:textId="77777777" w:rsidR="004875AD" w:rsidRPr="000A7FA1" w:rsidRDefault="00A57645">
            <w:pPr>
              <w:spacing w:after="0" w:line="276" w:lineRule="auto"/>
              <w:jc w:val="left"/>
              <w:rPr>
                <w:lang w:val="vi-VN"/>
              </w:rPr>
            </w:pPr>
            <w:r>
              <w:rPr>
                <w:sz w:val="21"/>
                <w:lang w:val="vi-VN"/>
              </w:rPr>
              <w:t>CÔNG TY CỔ PHẦN CÔNG NGHỆ EVOTEK VIỆT NAM</w:t>
            </w:r>
          </w:p>
        </w:tc>
      </w:tr>
      <w:tr w:rsidR="004875AD" w:rsidRPr="000A7FA1" w14:paraId="65174BC8" w14:textId="77777777">
        <w:trPr>
          <w:cantSplit/>
          <w:jc w:val="center"/>
        </w:trPr>
        <w:tc>
          <w:tcPr>
            <w:tcW w:w="4658" w:type="dxa"/>
            <w:shd w:val="clear" w:color="auto" w:fill="F4F7FA"/>
            <w:tcMar>
              <w:top w:w="60" w:type="dxa"/>
              <w:left w:w="100" w:type="dxa"/>
              <w:bottom w:w="60" w:type="dxa"/>
              <w:right w:w="100" w:type="dxa"/>
            </w:tcMar>
          </w:tcPr>
          <w:p w14:paraId="77B66AA9" w14:textId="77777777" w:rsidR="004875AD" w:rsidRPr="000A7FA1" w:rsidRDefault="00A57645">
            <w:pPr>
              <w:spacing w:after="0" w:line="276" w:lineRule="auto"/>
              <w:jc w:val="left"/>
              <w:rPr>
                <w:lang w:val="vi-VN"/>
              </w:rPr>
            </w:pPr>
            <w:r>
              <w:rPr>
                <w:b/>
                <w:color w:val="003366"/>
                <w:sz w:val="21"/>
                <w:lang w:val="vi-VN"/>
              </w:rPr>
              <w:t>Tên viết tắt / Giao dịch</w:t>
            </w:r>
          </w:p>
        </w:tc>
        <w:tc>
          <w:tcPr>
            <w:tcW w:w="4658" w:type="dxa"/>
            <w:shd w:val="clear" w:color="auto" w:fill="F4F7FA"/>
            <w:tcMar>
              <w:top w:w="60" w:type="dxa"/>
              <w:left w:w="100" w:type="dxa"/>
              <w:bottom w:w="60" w:type="dxa"/>
              <w:right w:w="100" w:type="dxa"/>
            </w:tcMar>
          </w:tcPr>
          <w:p w14:paraId="2C26BC6C" w14:textId="77777777" w:rsidR="004875AD" w:rsidRPr="000A7FA1" w:rsidRDefault="00A57645">
            <w:pPr>
              <w:spacing w:after="0" w:line="276" w:lineRule="auto"/>
              <w:jc w:val="left"/>
              <w:rPr>
                <w:lang w:val="vi-VN"/>
              </w:rPr>
            </w:pPr>
            <w:r>
              <w:rPr>
                <w:sz w:val="21"/>
                <w:lang w:val="vi-VN"/>
              </w:rPr>
              <w:t>EVOTEK JSC</w:t>
            </w:r>
          </w:p>
        </w:tc>
      </w:tr>
      <w:tr w:rsidR="004875AD" w:rsidRPr="000A7FA1" w14:paraId="73CAE3D3" w14:textId="77777777">
        <w:trPr>
          <w:cantSplit/>
          <w:jc w:val="center"/>
        </w:trPr>
        <w:tc>
          <w:tcPr>
            <w:tcW w:w="4658" w:type="dxa"/>
            <w:shd w:val="clear" w:color="auto" w:fill="FFFFFF"/>
            <w:tcMar>
              <w:top w:w="60" w:type="dxa"/>
              <w:left w:w="100" w:type="dxa"/>
              <w:bottom w:w="60" w:type="dxa"/>
              <w:right w:w="100" w:type="dxa"/>
            </w:tcMar>
          </w:tcPr>
          <w:p w14:paraId="49C31B9C" w14:textId="77777777" w:rsidR="004875AD" w:rsidRPr="000A7FA1" w:rsidRDefault="00A57645">
            <w:pPr>
              <w:spacing w:after="0" w:line="276" w:lineRule="auto"/>
              <w:jc w:val="left"/>
              <w:rPr>
                <w:lang w:val="vi-VN"/>
              </w:rPr>
            </w:pPr>
            <w:r>
              <w:rPr>
                <w:b/>
                <w:color w:val="003366"/>
                <w:sz w:val="21"/>
                <w:lang w:val="vi-VN"/>
              </w:rPr>
              <w:t>Trụ sở chính</w:t>
            </w:r>
          </w:p>
        </w:tc>
        <w:tc>
          <w:tcPr>
            <w:tcW w:w="4658" w:type="dxa"/>
            <w:shd w:val="clear" w:color="auto" w:fill="FFFFFF"/>
            <w:tcMar>
              <w:top w:w="60" w:type="dxa"/>
              <w:left w:w="100" w:type="dxa"/>
              <w:bottom w:w="60" w:type="dxa"/>
              <w:right w:w="100" w:type="dxa"/>
            </w:tcMar>
          </w:tcPr>
          <w:p w14:paraId="5D071559" w14:textId="77777777" w:rsidR="004875AD" w:rsidRPr="000A7FA1" w:rsidRDefault="00A57645">
            <w:pPr>
              <w:spacing w:after="0" w:line="276" w:lineRule="auto"/>
              <w:jc w:val="left"/>
              <w:rPr>
                <w:lang w:val="vi-VN"/>
              </w:rPr>
            </w:pPr>
            <w:r>
              <w:rPr>
                <w:sz w:val="21"/>
                <w:lang w:val="vi-VN"/>
              </w:rPr>
              <w:t>Tầng 7, Tòa nhà Kim Hoàn, Ngõ 19 Duy Tân, Cầu Giấy, Hà Nội</w:t>
            </w:r>
          </w:p>
        </w:tc>
      </w:tr>
      <w:tr w:rsidR="004875AD" w:rsidRPr="000A7FA1" w14:paraId="390E93D2" w14:textId="77777777">
        <w:trPr>
          <w:cantSplit/>
          <w:jc w:val="center"/>
        </w:trPr>
        <w:tc>
          <w:tcPr>
            <w:tcW w:w="4658" w:type="dxa"/>
            <w:shd w:val="clear" w:color="auto" w:fill="F4F7FA"/>
            <w:tcMar>
              <w:top w:w="60" w:type="dxa"/>
              <w:left w:w="100" w:type="dxa"/>
              <w:bottom w:w="60" w:type="dxa"/>
              <w:right w:w="100" w:type="dxa"/>
            </w:tcMar>
          </w:tcPr>
          <w:p w14:paraId="49931674" w14:textId="77777777" w:rsidR="004875AD" w:rsidRPr="000A7FA1" w:rsidRDefault="00A57645">
            <w:pPr>
              <w:spacing w:after="0" w:line="276" w:lineRule="auto"/>
              <w:jc w:val="left"/>
              <w:rPr>
                <w:lang w:val="vi-VN"/>
              </w:rPr>
            </w:pPr>
            <w:r>
              <w:rPr>
                <w:b/>
                <w:color w:val="003366"/>
                <w:sz w:val="21"/>
                <w:lang w:val="vi-VN"/>
              </w:rPr>
              <w:t>Tổng đài / Hotline</w:t>
            </w:r>
          </w:p>
        </w:tc>
        <w:tc>
          <w:tcPr>
            <w:tcW w:w="4658" w:type="dxa"/>
            <w:shd w:val="clear" w:color="auto" w:fill="F4F7FA"/>
            <w:tcMar>
              <w:top w:w="60" w:type="dxa"/>
              <w:left w:w="100" w:type="dxa"/>
              <w:bottom w:w="60" w:type="dxa"/>
              <w:right w:w="100" w:type="dxa"/>
            </w:tcMar>
          </w:tcPr>
          <w:p w14:paraId="2AD14346" w14:textId="7A4EA93F" w:rsidR="004875AD" w:rsidRPr="000A7FA1" w:rsidRDefault="00A57645">
            <w:pPr>
              <w:spacing w:after="0" w:line="276" w:lineRule="auto"/>
              <w:jc w:val="left"/>
              <w:rPr>
                <w:lang w:val="vi-VN"/>
              </w:rPr>
            </w:pPr>
            <w:r>
              <w:rPr>
                <w:sz w:val="21"/>
                <w:lang w:val="vi-VN"/>
              </w:rPr>
              <w:t>(+84) 833 663 688</w:t>
            </w:r>
          </w:p>
        </w:tc>
      </w:tr>
      <w:tr w:rsidR="004875AD" w:rsidRPr="000A7FA1" w14:paraId="3E40F35F" w14:textId="77777777">
        <w:trPr>
          <w:cantSplit/>
          <w:jc w:val="center"/>
        </w:trPr>
        <w:tc>
          <w:tcPr>
            <w:tcW w:w="4658" w:type="dxa"/>
            <w:shd w:val="clear" w:color="auto" w:fill="FFFFFF"/>
            <w:tcMar>
              <w:top w:w="60" w:type="dxa"/>
              <w:left w:w="100" w:type="dxa"/>
              <w:bottom w:w="60" w:type="dxa"/>
              <w:right w:w="100" w:type="dxa"/>
            </w:tcMar>
          </w:tcPr>
          <w:p w14:paraId="7F49AC63" w14:textId="77777777" w:rsidR="004875AD" w:rsidRPr="000A7FA1" w:rsidRDefault="00A57645">
            <w:pPr>
              <w:spacing w:after="0" w:line="276" w:lineRule="auto"/>
              <w:jc w:val="left"/>
              <w:rPr>
                <w:lang w:val="vi-VN"/>
              </w:rPr>
            </w:pPr>
            <w:r>
              <w:rPr>
                <w:b/>
                <w:color w:val="003366"/>
                <w:sz w:val="21"/>
                <w:lang w:val="vi-VN"/>
              </w:rPr>
              <w:t>Email liên hệ</w:t>
            </w:r>
          </w:p>
        </w:tc>
        <w:tc>
          <w:tcPr>
            <w:tcW w:w="4658" w:type="dxa"/>
            <w:shd w:val="clear" w:color="auto" w:fill="FFFFFF"/>
            <w:tcMar>
              <w:top w:w="60" w:type="dxa"/>
              <w:left w:w="100" w:type="dxa"/>
              <w:bottom w:w="60" w:type="dxa"/>
              <w:right w:w="100" w:type="dxa"/>
            </w:tcMar>
          </w:tcPr>
          <w:p w14:paraId="48674EA5" w14:textId="5E746B4F" w:rsidR="004875AD" w:rsidRPr="000A7FA1" w:rsidRDefault="00F450C9">
            <w:pPr>
              <w:spacing w:after="0" w:line="276" w:lineRule="auto"/>
              <w:jc w:val="left"/>
              <w:rPr>
                <w:lang w:val="vi-VN"/>
              </w:rPr>
            </w:pPr>
            <w:r>
              <w:rPr>
                <w:sz w:val="21"/>
                <w:lang w:val="vi-VN"/>
              </w:rPr>
              <w:t>info@evotek.vn</w:t>
            </w:r>
          </w:p>
        </w:tc>
      </w:tr>
      <w:tr w:rsidR="004875AD" w:rsidRPr="000A7FA1" w14:paraId="7A162675" w14:textId="77777777">
        <w:trPr>
          <w:cantSplit/>
          <w:jc w:val="center"/>
        </w:trPr>
        <w:tc>
          <w:tcPr>
            <w:tcW w:w="4658" w:type="dxa"/>
            <w:shd w:val="clear" w:color="auto" w:fill="F4F7FA"/>
            <w:tcMar>
              <w:top w:w="60" w:type="dxa"/>
              <w:left w:w="100" w:type="dxa"/>
              <w:bottom w:w="60" w:type="dxa"/>
              <w:right w:w="100" w:type="dxa"/>
            </w:tcMar>
          </w:tcPr>
          <w:p w14:paraId="5CC55EC6" w14:textId="77777777" w:rsidR="004875AD" w:rsidRPr="000A7FA1" w:rsidRDefault="00A57645">
            <w:pPr>
              <w:spacing w:after="0" w:line="276" w:lineRule="auto"/>
              <w:jc w:val="left"/>
              <w:rPr>
                <w:lang w:val="vi-VN"/>
              </w:rPr>
            </w:pPr>
            <w:r>
              <w:rPr>
                <w:b/>
                <w:color w:val="003366"/>
                <w:sz w:val="21"/>
                <w:lang w:val="vi-VN"/>
              </w:rPr>
              <w:t>Website chính thức</w:t>
            </w:r>
          </w:p>
        </w:tc>
        <w:tc>
          <w:tcPr>
            <w:tcW w:w="4658" w:type="dxa"/>
            <w:shd w:val="clear" w:color="auto" w:fill="F4F7FA"/>
            <w:tcMar>
              <w:top w:w="60" w:type="dxa"/>
              <w:left w:w="100" w:type="dxa"/>
              <w:bottom w:w="60" w:type="dxa"/>
              <w:right w:w="100" w:type="dxa"/>
            </w:tcMar>
          </w:tcPr>
          <w:p w14:paraId="1AD1B4EA" w14:textId="77777777" w:rsidR="004875AD" w:rsidRPr="000A7FA1" w:rsidRDefault="00A57645">
            <w:pPr>
              <w:spacing w:after="0" w:line="276" w:lineRule="auto"/>
              <w:jc w:val="left"/>
              <w:rPr>
                <w:lang w:val="vi-VN"/>
              </w:rPr>
            </w:pPr>
            <w:r>
              <w:rPr>
                <w:sz w:val="21"/>
                <w:lang w:val="vi-VN"/>
              </w:rPr>
              <w:t>www.evotek.vn</w:t>
            </w:r>
          </w:p>
        </w:tc>
      </w:tr>
      <w:tr w:rsidR="004875AD" w:rsidRPr="000A7FA1" w14:paraId="5D67506B" w14:textId="77777777">
        <w:trPr>
          <w:cantSplit/>
          <w:jc w:val="center"/>
        </w:trPr>
        <w:tc>
          <w:tcPr>
            <w:tcW w:w="4658" w:type="dxa"/>
            <w:shd w:val="clear" w:color="auto" w:fill="FFFFFF"/>
            <w:tcMar>
              <w:top w:w="60" w:type="dxa"/>
              <w:left w:w="100" w:type="dxa"/>
              <w:bottom w:w="60" w:type="dxa"/>
              <w:right w:w="100" w:type="dxa"/>
            </w:tcMar>
          </w:tcPr>
          <w:p w14:paraId="3ECE5236" w14:textId="77777777" w:rsidR="004875AD" w:rsidRPr="000A7FA1" w:rsidRDefault="00A57645">
            <w:pPr>
              <w:spacing w:after="0" w:line="276" w:lineRule="auto"/>
              <w:jc w:val="left"/>
              <w:rPr>
                <w:lang w:val="vi-VN"/>
              </w:rPr>
            </w:pPr>
            <w:r>
              <w:rPr>
                <w:b/>
                <w:color w:val="003366"/>
                <w:sz w:val="21"/>
                <w:lang w:val="vi-VN"/>
              </w:rPr>
              <w:t>Quy mô nhân sự</w:t>
            </w:r>
          </w:p>
        </w:tc>
        <w:tc>
          <w:tcPr>
            <w:tcW w:w="4658" w:type="dxa"/>
            <w:shd w:val="clear" w:color="auto" w:fill="FFFFFF"/>
            <w:tcMar>
              <w:top w:w="60" w:type="dxa"/>
              <w:left w:w="100" w:type="dxa"/>
              <w:bottom w:w="60" w:type="dxa"/>
              <w:right w:w="100" w:type="dxa"/>
            </w:tcMar>
          </w:tcPr>
          <w:p w14:paraId="0C34B744" w14:textId="77777777" w:rsidR="004875AD" w:rsidRPr="000A7FA1" w:rsidRDefault="00A57645">
            <w:pPr>
              <w:spacing w:after="0" w:line="276" w:lineRule="auto"/>
              <w:jc w:val="left"/>
              <w:rPr>
                <w:lang w:val="vi-VN"/>
              </w:rPr>
            </w:pPr>
            <w:r>
              <w:rPr>
                <w:sz w:val="21"/>
                <w:lang w:val="vi-VN"/>
              </w:rPr>
              <w:t>200+ cán bộ kỹ sư, chuyên gia công nghệ thông tin chất lượng cao</w:t>
            </w:r>
          </w:p>
        </w:tc>
      </w:tr>
      <w:tr w:rsidR="004875AD" w:rsidRPr="000A7FA1" w14:paraId="7CBE4F8D" w14:textId="77777777">
        <w:trPr>
          <w:cantSplit/>
          <w:jc w:val="center"/>
        </w:trPr>
        <w:tc>
          <w:tcPr>
            <w:tcW w:w="4658" w:type="dxa"/>
            <w:shd w:val="clear" w:color="auto" w:fill="F4F7FA"/>
            <w:tcMar>
              <w:top w:w="60" w:type="dxa"/>
              <w:left w:w="100" w:type="dxa"/>
              <w:bottom w:w="60" w:type="dxa"/>
              <w:right w:w="100" w:type="dxa"/>
            </w:tcMar>
          </w:tcPr>
          <w:p w14:paraId="5F84F2DC" w14:textId="77777777" w:rsidR="004875AD" w:rsidRPr="000A7FA1" w:rsidRDefault="00A57645">
            <w:pPr>
              <w:spacing w:after="0" w:line="276" w:lineRule="auto"/>
              <w:jc w:val="left"/>
              <w:rPr>
                <w:lang w:val="vi-VN"/>
              </w:rPr>
            </w:pPr>
            <w:r>
              <w:rPr>
                <w:b/>
                <w:color w:val="003366"/>
                <w:sz w:val="21"/>
                <w:lang w:val="vi-VN"/>
              </w:rPr>
              <w:t>Lĩnh vực hoạt động trọng tâm</w:t>
            </w:r>
          </w:p>
        </w:tc>
        <w:tc>
          <w:tcPr>
            <w:tcW w:w="4658" w:type="dxa"/>
            <w:shd w:val="clear" w:color="auto" w:fill="F4F7FA"/>
            <w:tcMar>
              <w:top w:w="60" w:type="dxa"/>
              <w:left w:w="100" w:type="dxa"/>
              <w:bottom w:w="60" w:type="dxa"/>
              <w:right w:w="100" w:type="dxa"/>
            </w:tcMar>
          </w:tcPr>
          <w:p w14:paraId="0A65C189" w14:textId="77777777" w:rsidR="004875AD" w:rsidRPr="000A7FA1" w:rsidRDefault="00A57645">
            <w:pPr>
              <w:spacing w:after="0" w:line="276" w:lineRule="auto"/>
              <w:jc w:val="left"/>
              <w:rPr>
                <w:lang w:val="vi-VN"/>
              </w:rPr>
            </w:pPr>
            <w:r>
              <w:rPr>
                <w:sz w:val="21"/>
                <w:lang w:val="vi-VN"/>
              </w:rPr>
              <w:t>Phần mềm tổ chức ĐHĐCĐ (Easy SMS), Chuyển đổi số doanh nghiệp, Tích hợp hệ thống tài chính - ngân hàng, Điện toán đám mây</w:t>
            </w:r>
          </w:p>
        </w:tc>
      </w:tr>
    </w:tbl>
    <w:p w14:paraId="2BFEC990" w14:textId="77777777" w:rsidR="004875AD" w:rsidRPr="000A7FA1" w:rsidRDefault="00A57645">
      <w:pPr>
        <w:pStyle w:val="Heading2"/>
        <w:rPr>
          <w:lang w:val="vi-VN"/>
        </w:rPr>
      </w:pPr>
      <w:r>
        <w:rPr>
          <w:lang w:val="vi-VN"/>
        </w:rPr>
        <w:t>1.2. Năng lực đội ngũ nhân sự và cơ sở vật chất</w:t>
      </w:r>
    </w:p>
    <w:p w14:paraId="68875E2B" w14:textId="77777777" w:rsidR="004875AD" w:rsidRPr="000A7FA1" w:rsidRDefault="00A57645">
      <w:pPr>
        <w:rPr>
          <w:lang w:val="vi-VN"/>
        </w:rPr>
      </w:pPr>
      <w:r>
        <w:rPr>
          <w:lang w:val="vi-VN"/>
        </w:rPr>
        <w:t>Evotek xây dựng một tổ chức công nghệ tinh nhuệ với hơn 200 nhân sự toàn thời gian, trong đó cơ cấu nguồn nhân lực có kinh nghiệm vững vàng:</w:t>
      </w:r>
    </w:p>
    <w:p w14:paraId="2C34950D" w14:textId="77777777" w:rsidR="004875AD" w:rsidRPr="000A7FA1" w:rsidRDefault="00A57645">
      <w:pPr>
        <w:spacing w:after="80"/>
        <w:ind w:left="432"/>
        <w:rPr>
          <w:lang w:val="vi-VN"/>
        </w:rPr>
      </w:pPr>
      <w:r>
        <w:rPr>
          <w:b/>
          <w:color w:val="003366"/>
          <w:lang w:val="vi-VN"/>
        </w:rPr>
        <w:t xml:space="preserve">• Hơn 20 chuyên gia cao cấp trên 10 năm kinh nghiệm: </w:t>
      </w:r>
      <w:r>
        <w:rPr>
          <w:lang w:val="vi-VN"/>
        </w:rPr>
        <w:t>Giữ vai trò Giám đốc công nghệ (CTO), Trưởng nhóm Kiến trúc sư giải pháp (Chief Solution Architects) và Cố vấn an toàn thông tin (CISO), từng chủ trì triển khai nhiều hệ thống lõi trong khối tài chính.</w:t>
      </w:r>
    </w:p>
    <w:p w14:paraId="7846F01B" w14:textId="77777777" w:rsidR="004875AD" w:rsidRPr="000A7FA1" w:rsidRDefault="00A57645">
      <w:pPr>
        <w:spacing w:after="80"/>
        <w:ind w:left="432"/>
        <w:rPr>
          <w:lang w:val="vi-VN"/>
        </w:rPr>
      </w:pPr>
      <w:r>
        <w:rPr>
          <w:b/>
          <w:color w:val="003366"/>
          <w:lang w:val="vi-VN"/>
        </w:rPr>
        <w:t xml:space="preserve">• Hơn 60 kỹ sư nòng cốt từ 3 - 5 năm kinh nghiệm: </w:t>
      </w:r>
      <w:r>
        <w:rPr>
          <w:lang w:val="vi-VN"/>
        </w:rPr>
        <w:t>Là lực lượng trực tiếp phát triển, làm chủ các công nghệ nền tảng hiện đại (Microservices, Kafka, Redis, Containerization, Kubernetes, Cloud Native).</w:t>
      </w:r>
    </w:p>
    <w:p w14:paraId="54763A96" w14:textId="77777777" w:rsidR="004875AD" w:rsidRPr="000A7FA1" w:rsidRDefault="00A57645">
      <w:pPr>
        <w:spacing w:after="80"/>
        <w:ind w:left="432"/>
        <w:rPr>
          <w:lang w:val="vi-VN"/>
        </w:rPr>
      </w:pPr>
      <w:r>
        <w:rPr>
          <w:b/>
          <w:color w:val="003366"/>
          <w:lang w:val="vi-VN"/>
        </w:rPr>
        <w:t xml:space="preserve">• Đội ngũ chuyên viên tư vấn nghiệp vụ ĐHĐCĐ &amp; Pháp lý doanh nghiệp: </w:t>
      </w:r>
      <w:r>
        <w:rPr>
          <w:lang w:val="vi-VN"/>
        </w:rPr>
        <w:t xml:space="preserve">Am hiểu sâu sắc Luật Doanh nghiệp 2020, Luật Chứng khoán 2019, Thông tư </w:t>
      </w:r>
      <w:r>
        <w:rPr>
          <w:lang w:val="vi-VN"/>
        </w:rPr>
        <w:lastRenderedPageBreak/>
        <w:t>116/2020/TT-BTC và các quy chế vận hành đại hội cổ đông của các công ty niêm yết quy mô lớn.</w:t>
      </w:r>
    </w:p>
    <w:p w14:paraId="56B27338" w14:textId="77777777" w:rsidR="004875AD" w:rsidRPr="000A7FA1" w:rsidRDefault="00A57645">
      <w:pPr>
        <w:spacing w:after="80"/>
        <w:ind w:left="432"/>
        <w:rPr>
          <w:lang w:val="vi-VN"/>
        </w:rPr>
      </w:pPr>
      <w:r>
        <w:rPr>
          <w:b/>
          <w:color w:val="003366"/>
          <w:lang w:val="vi-VN"/>
        </w:rPr>
        <w:t xml:space="preserve">• Đội ngũ Vận hành &amp; Hỗ trợ kỹ thuật thực địa (Event Onsite Team): </w:t>
      </w:r>
      <w:r>
        <w:rPr>
          <w:lang w:val="vi-VN"/>
        </w:rPr>
        <w:t>Dày dạn kinh nghiệm xử lý sự cố trực tiếp tại các hội trường lớn, am tường hệ thống âm thanh, ánh sáng, đường truyền Internet chuyên dụng và hạ tầng phát sóng livestream đa điểm.</w:t>
      </w:r>
    </w:p>
    <w:p w14:paraId="16FB064F" w14:textId="77777777" w:rsidR="004875AD" w:rsidRPr="000A7FA1" w:rsidRDefault="00A57645">
      <w:pPr>
        <w:pStyle w:val="Heading2"/>
        <w:rPr>
          <w:lang w:val="vi-VN"/>
        </w:rPr>
      </w:pPr>
      <w:r>
        <w:rPr>
          <w:lang w:val="vi-VN"/>
        </w:rPr>
        <w:t>1.3. Hệ thống tiêu chuẩn và chứng chỉ quốc tế</w:t>
      </w:r>
    </w:p>
    <w:p w14:paraId="372DCBCF" w14:textId="77777777" w:rsidR="004875AD" w:rsidRPr="000A7FA1" w:rsidRDefault="00A57645">
      <w:pPr>
        <w:rPr>
          <w:lang w:val="vi-VN"/>
        </w:rPr>
      </w:pPr>
      <w:r>
        <w:rPr>
          <w:lang w:val="vi-VN"/>
        </w:rPr>
        <w:t>Năng lực quản lý chất lượng và an toàn bảo mật của Evotek được bảo chứng bởi các chứng chỉ quốc tế uy tín bậc nhất trong ngành công nghệ thông tin:</w:t>
      </w:r>
    </w:p>
    <w:p w14:paraId="72F08622" w14:textId="77777777" w:rsidR="004875AD" w:rsidRPr="000A7FA1" w:rsidRDefault="00A57645">
      <w:pPr>
        <w:spacing w:after="80"/>
        <w:ind w:left="432"/>
        <w:rPr>
          <w:lang w:val="vi-VN"/>
        </w:rPr>
      </w:pPr>
      <w:r>
        <w:rPr>
          <w:b/>
          <w:color w:val="005599"/>
          <w:lang w:val="vi-VN"/>
        </w:rPr>
        <w:t xml:space="preserve">✔ CMMI Level 3 (Capability Maturity Model Integration): </w:t>
      </w:r>
      <w:r>
        <w:rPr>
          <w:lang w:val="vi-VN"/>
        </w:rPr>
        <w:t>Chứng nhận quốc tế về mô hình trưởng thành năng lực quy trình sản xuất và phát triển phần mềm, khẳng định khả năng quản trị dự án chuẩn mực, kiểm soát chất lượng chặt chẽ và dự đoán chính xác tiến độ chuyển giao sản phẩm.</w:t>
      </w:r>
    </w:p>
    <w:p w14:paraId="1056C090" w14:textId="765A30CC" w:rsidR="004875AD" w:rsidRPr="000A7FA1" w:rsidRDefault="00A57645">
      <w:pPr>
        <w:spacing w:after="80"/>
        <w:ind w:left="432"/>
        <w:rPr>
          <w:lang w:val="vi-VN"/>
        </w:rPr>
      </w:pPr>
      <w:r>
        <w:rPr>
          <w:b/>
          <w:color w:val="005599"/>
          <w:lang w:val="vi-VN"/>
        </w:rPr>
        <w:t xml:space="preserve">✔ ISO 27001:2022 (Hệ thống Quản lý An toàn Thông tin - ISMS): </w:t>
      </w:r>
      <w:r>
        <w:rPr>
          <w:lang w:val="vi-VN"/>
        </w:rPr>
        <w:t>Chứng nhận toàn cầu về bảo mật thông tin toàn diện, quản lý rủi ro an ninh mạng hiệu quả, bảo vệ tuyệt đối tính bí mật (Confidentiality), tính toàn vẹn (Integrity) và tính sẵn sàng (Availability) của dữ liệu khách hàng.</w:t>
      </w:r>
    </w:p>
    <w:p w14:paraId="6B2611AD" w14:textId="77777777" w:rsidR="004875AD" w:rsidRPr="000A7FA1" w:rsidRDefault="00A57645">
      <w:pPr>
        <w:spacing w:after="80"/>
        <w:ind w:left="432"/>
        <w:rPr>
          <w:lang w:val="vi-VN"/>
        </w:rPr>
      </w:pPr>
      <w:r>
        <w:rPr>
          <w:b/>
          <w:color w:val="005599"/>
          <w:lang w:val="vi-VN"/>
        </w:rPr>
        <w:t xml:space="preserve">✔ ISO 9001:2015 (Hệ thống Quản lý Chất lượng - QMS): </w:t>
      </w:r>
      <w:r>
        <w:rPr>
          <w:lang w:val="vi-VN"/>
        </w:rPr>
        <w:t>Tiêu chuẩn quốc tế về hệ thống quản lý chất lượng quy trình dịch vụ, bảo đảm sự hài lòng cao nhất của khách hàng và văn hóa cải tiến liên tục.</w:t>
      </w:r>
    </w:p>
    <w:p w14:paraId="2E8110FC" w14:textId="77777777" w:rsidR="004875AD" w:rsidRPr="000A7FA1" w:rsidRDefault="00A57645">
      <w:pPr>
        <w:pStyle w:val="Heading2"/>
        <w:rPr>
          <w:lang w:val="vi-VN"/>
        </w:rPr>
      </w:pPr>
      <w:r>
        <w:rPr>
          <w:lang w:val="vi-VN"/>
        </w:rPr>
        <w:t>1.4. Hệ sinh thái sản phẩm và dịch vụ công nghệ</w:t>
      </w:r>
    </w:p>
    <w:p w14:paraId="28756632" w14:textId="77777777" w:rsidR="004875AD" w:rsidRPr="000A7FA1" w:rsidRDefault="00A57645">
      <w:pPr>
        <w:rPr>
          <w:lang w:val="vi-VN"/>
        </w:rPr>
      </w:pPr>
      <w:r>
        <w:rPr>
          <w:lang w:val="vi-VN"/>
        </w:rPr>
        <w:t xml:space="preserve">Bên cạnh giải pháp chuyên biệt </w:t>
      </w:r>
      <w:r>
        <w:rPr>
          <w:b/>
          <w:lang w:val="vi-VN"/>
        </w:rPr>
        <w:t>Easy SMS (Tổ chức ĐHĐCĐ trực tuyến)</w:t>
      </w:r>
      <w:r>
        <w:rPr>
          <w:lang w:val="vi-VN"/>
        </w:rPr>
        <w:t>, Evotek sở hữu hệ sinh thái giải pháp số hóa toàn diện được tin dùng bởi nhiều khách hàng lớn:</w:t>
      </w:r>
    </w:p>
    <w:p w14:paraId="3ADE4D0D" w14:textId="77777777" w:rsidR="004875AD" w:rsidRPr="000A7FA1" w:rsidRDefault="00A57645">
      <w:pPr>
        <w:spacing w:after="60"/>
        <w:ind w:left="432"/>
        <w:rPr>
          <w:lang w:val="vi-VN"/>
        </w:rPr>
      </w:pPr>
      <w:r>
        <w:rPr>
          <w:b/>
          <w:lang w:val="vi-VN"/>
        </w:rPr>
        <w:t xml:space="preserve">• Easy SMS: </w:t>
      </w:r>
      <w:r>
        <w:rPr>
          <w:lang w:val="vi-VN"/>
        </w:rPr>
        <w:t>Bộ công cụ Quản lý và Tổ chức Đại hội đồng cổ đông Trực tuyến, Họp kết hợp và Lấy ý kiến cổ đông bằng văn bản.</w:t>
      </w:r>
    </w:p>
    <w:p w14:paraId="7D3ED119" w14:textId="77777777" w:rsidR="004875AD" w:rsidRPr="000A7FA1" w:rsidRDefault="00A57645">
      <w:pPr>
        <w:spacing w:after="60"/>
        <w:ind w:left="432"/>
        <w:rPr>
          <w:lang w:val="vi-VN"/>
        </w:rPr>
      </w:pPr>
      <w:r>
        <w:rPr>
          <w:b/>
          <w:lang w:val="vi-VN"/>
        </w:rPr>
        <w:t xml:space="preserve">• Open City: </w:t>
      </w:r>
      <w:r>
        <w:rPr>
          <w:lang w:val="vi-VN"/>
        </w:rPr>
        <w:t>Nền tảng Quản lý vận hành khu đô thị thông minh, tòa nhà văn phòng và khu phức hợp cao cấp.</w:t>
      </w:r>
    </w:p>
    <w:p w14:paraId="6DE8A311" w14:textId="77777777" w:rsidR="004875AD" w:rsidRPr="000A7FA1" w:rsidRDefault="00A57645">
      <w:pPr>
        <w:spacing w:after="60"/>
        <w:ind w:left="432"/>
        <w:rPr>
          <w:lang w:val="vi-VN"/>
        </w:rPr>
      </w:pPr>
      <w:r>
        <w:rPr>
          <w:b/>
          <w:lang w:val="vi-VN"/>
        </w:rPr>
        <w:t xml:space="preserve">• My Evo: </w:t>
      </w:r>
      <w:r>
        <w:rPr>
          <w:lang w:val="vi-VN"/>
        </w:rPr>
        <w:t>Bộ giải pháp quản trị doanh nghiệp tổng thể (HRM thông minh, E-Office văn phòng điện tử, E-Ticket hỗ trợ khách hàng, LMS đào tạo, CRM).</w:t>
      </w:r>
    </w:p>
    <w:p w14:paraId="10C4AE1A" w14:textId="77777777" w:rsidR="004875AD" w:rsidRPr="000A7FA1" w:rsidRDefault="00A57645">
      <w:pPr>
        <w:spacing w:after="60"/>
        <w:ind w:left="432"/>
        <w:rPr>
          <w:lang w:val="vi-VN"/>
        </w:rPr>
      </w:pPr>
      <w:r>
        <w:rPr>
          <w:b/>
          <w:lang w:val="vi-VN"/>
        </w:rPr>
        <w:t xml:space="preserve">• Evo MES: </w:t>
      </w:r>
      <w:r>
        <w:rPr>
          <w:lang w:val="vi-VN"/>
        </w:rPr>
        <w:t>Hệ thống điều hành và số hóa quản lý vận hành sản xuất công nghiệp.</w:t>
      </w:r>
    </w:p>
    <w:p w14:paraId="6457D6B6" w14:textId="77777777" w:rsidR="004875AD" w:rsidRPr="000A7FA1" w:rsidRDefault="00A57645">
      <w:pPr>
        <w:spacing w:after="60"/>
        <w:ind w:left="432"/>
        <w:rPr>
          <w:lang w:val="vi-VN"/>
        </w:rPr>
      </w:pPr>
      <w:r>
        <w:rPr>
          <w:b/>
          <w:lang w:val="vi-VN"/>
        </w:rPr>
        <w:t xml:space="preserve">• Dịch vụ Chuyển đổi số: </w:t>
      </w:r>
      <w:r>
        <w:rPr>
          <w:lang w:val="vi-VN"/>
        </w:rPr>
        <w:t>Tư vấn kiến trúc, phát triển phần mềm theo yêu cầu, tích hợp hệ thống Core Banking / Chứng khoán, phát triển ứng dụng di động Native/Cross-platform và dịch vụ Cloud Migration.</w:t>
      </w:r>
    </w:p>
    <w:p w14:paraId="18D4F7F6" w14:textId="77777777" w:rsidR="004875AD" w:rsidRPr="000A7FA1" w:rsidRDefault="00A57645">
      <w:pPr>
        <w:pStyle w:val="Heading2"/>
        <w:rPr>
          <w:lang w:val="vi-VN"/>
        </w:rPr>
      </w:pPr>
      <w:r>
        <w:rPr>
          <w:lang w:val="vi-VN"/>
        </w:rPr>
        <w:lastRenderedPageBreak/>
        <w:t>1.5. Khách hàng tiêu biểu và kinh nghiệm triển khai tương tự</w:t>
      </w:r>
    </w:p>
    <w:p w14:paraId="3D3944CD" w14:textId="77777777" w:rsidR="004875AD" w:rsidRPr="000A7FA1" w:rsidRDefault="00A57645">
      <w:pPr>
        <w:rPr>
          <w:lang w:val="vi-VN"/>
        </w:rPr>
      </w:pPr>
      <w:r>
        <w:rPr>
          <w:lang w:val="vi-VN"/>
        </w:rPr>
        <w:t xml:space="preserve">Đến nay, Evotek đã phục vụ hơn 100+ khách hàng doanh nghiệp quy mô lớn và tập đoàn đa ngành. Đặc biệt, Evotek sở hữu năng lực thấu hiểu sâu sắc văn hóa và kiến trúc công nghệ trong hệ sinh thái </w:t>
      </w:r>
      <w:r>
        <w:rPr>
          <w:b/>
          <w:lang w:val="vi-VN"/>
        </w:rPr>
        <w:t>Ngân hàng TMCP Quân Đội (MB Group)</w:t>
      </w:r>
      <w:r>
        <w:rPr>
          <w:lang w:val="vi-VN"/>
        </w:rPr>
        <w:t xml:space="preserve"> - công ty mẹ của MBS, tạo điều kiện thuận lợi tối đa cho quá trình kết nối và phối hợp triển khai:</w:t>
      </w:r>
    </w:p>
    <w:tbl>
      <w:tblPr>
        <w:tblW w:w="0" w:type="auto"/>
        <w:jc w:val="center"/>
        <w:tblBorders>
          <w:top w:val="single" w:sz="4" w:space="0" w:color="D0D0D0"/>
          <w:bottom w:val="single" w:sz="4" w:space="0" w:color="D0D0D0"/>
          <w:insideH w:val="single" w:sz="4" w:space="0" w:color="D0D0D0"/>
          <w:insideV w:val="single" w:sz="4" w:space="0" w:color="D0D0D0"/>
        </w:tblBorders>
        <w:tblLook w:val="04A0" w:firstRow="1" w:lastRow="0" w:firstColumn="1" w:lastColumn="0" w:noHBand="0" w:noVBand="1"/>
      </w:tblPr>
      <w:tblGrid>
        <w:gridCol w:w="4658"/>
        <w:gridCol w:w="4658"/>
      </w:tblGrid>
      <w:tr w:rsidR="004875AD" w:rsidRPr="000A7FA1" w14:paraId="388F03C2" w14:textId="77777777">
        <w:trPr>
          <w:cantSplit/>
          <w:tblHeader/>
          <w:jc w:val="center"/>
        </w:trPr>
        <w:tc>
          <w:tcPr>
            <w:tcW w:w="4658" w:type="dxa"/>
            <w:shd w:val="clear" w:color="auto" w:fill="003366"/>
          </w:tcPr>
          <w:p w14:paraId="59113B4C" w14:textId="77777777" w:rsidR="004875AD" w:rsidRPr="000A7FA1" w:rsidRDefault="00A57645">
            <w:pPr>
              <w:spacing w:after="0" w:line="276" w:lineRule="auto"/>
              <w:jc w:val="center"/>
              <w:rPr>
                <w:lang w:val="vi-VN"/>
              </w:rPr>
            </w:pPr>
            <w:r>
              <w:rPr>
                <w:b/>
                <w:color w:val="FFFFFF"/>
                <w:sz w:val="21"/>
                <w:lang w:val="vi-VN"/>
              </w:rPr>
              <w:t>Phân khúc khách hàng</w:t>
            </w:r>
          </w:p>
        </w:tc>
        <w:tc>
          <w:tcPr>
            <w:tcW w:w="4658" w:type="dxa"/>
            <w:shd w:val="clear" w:color="auto" w:fill="003366"/>
          </w:tcPr>
          <w:p w14:paraId="051CAFC0" w14:textId="77777777" w:rsidR="004875AD" w:rsidRPr="000A7FA1" w:rsidRDefault="00A57645">
            <w:pPr>
              <w:spacing w:after="0" w:line="276" w:lineRule="auto"/>
              <w:jc w:val="center"/>
              <w:rPr>
                <w:lang w:val="vi-VN"/>
              </w:rPr>
            </w:pPr>
            <w:r>
              <w:rPr>
                <w:b/>
                <w:color w:val="FFFFFF"/>
                <w:sz w:val="21"/>
                <w:lang w:val="vi-VN"/>
              </w:rPr>
              <w:t>Khách hàng tiêu biểu</w:t>
            </w:r>
          </w:p>
        </w:tc>
      </w:tr>
      <w:tr w:rsidR="004875AD" w:rsidRPr="000A7FA1" w14:paraId="09A461D3" w14:textId="77777777">
        <w:trPr>
          <w:cantSplit/>
          <w:jc w:val="center"/>
        </w:trPr>
        <w:tc>
          <w:tcPr>
            <w:tcW w:w="4658" w:type="dxa"/>
            <w:shd w:val="clear" w:color="auto" w:fill="FFFFFF"/>
            <w:tcMar>
              <w:top w:w="70" w:type="dxa"/>
              <w:left w:w="100" w:type="dxa"/>
              <w:bottom w:w="70" w:type="dxa"/>
              <w:right w:w="100" w:type="dxa"/>
            </w:tcMar>
          </w:tcPr>
          <w:p w14:paraId="61900D5B" w14:textId="77777777" w:rsidR="004875AD" w:rsidRPr="000A7FA1" w:rsidRDefault="00A57645">
            <w:pPr>
              <w:spacing w:after="0" w:line="276" w:lineRule="auto"/>
              <w:jc w:val="left"/>
              <w:rPr>
                <w:lang w:val="vi-VN"/>
              </w:rPr>
            </w:pPr>
            <w:r>
              <w:rPr>
                <w:b/>
                <w:color w:val="003366"/>
                <w:sz w:val="20"/>
                <w:lang w:val="vi-VN"/>
              </w:rPr>
              <w:t>Khối Ngân hàng &amp; Tài chính</w:t>
            </w:r>
          </w:p>
        </w:tc>
        <w:tc>
          <w:tcPr>
            <w:tcW w:w="4658" w:type="dxa"/>
            <w:shd w:val="clear" w:color="auto" w:fill="FFFFFF"/>
            <w:tcMar>
              <w:top w:w="70" w:type="dxa"/>
              <w:left w:w="100" w:type="dxa"/>
              <w:bottom w:w="70" w:type="dxa"/>
              <w:right w:w="100" w:type="dxa"/>
            </w:tcMar>
          </w:tcPr>
          <w:p w14:paraId="6E5D3AC4" w14:textId="77777777" w:rsidR="004875AD" w:rsidRPr="000A7FA1" w:rsidRDefault="00A57645">
            <w:pPr>
              <w:spacing w:after="0" w:line="276" w:lineRule="auto"/>
              <w:jc w:val="left"/>
              <w:rPr>
                <w:lang w:val="vi-VN"/>
              </w:rPr>
            </w:pPr>
            <w:r>
              <w:rPr>
                <w:sz w:val="20"/>
                <w:lang w:val="vi-VN"/>
              </w:rPr>
              <w:t>MB (Ngân hàng TMCP Quân Đội - MBBank), BIDV, VPBank, TPBank, VIB</w:t>
            </w:r>
          </w:p>
        </w:tc>
      </w:tr>
      <w:tr w:rsidR="004875AD" w:rsidRPr="000A7FA1" w14:paraId="17F9F25A" w14:textId="77777777">
        <w:trPr>
          <w:cantSplit/>
          <w:jc w:val="center"/>
        </w:trPr>
        <w:tc>
          <w:tcPr>
            <w:tcW w:w="4658" w:type="dxa"/>
            <w:shd w:val="clear" w:color="auto" w:fill="F8FAFC"/>
            <w:tcMar>
              <w:top w:w="70" w:type="dxa"/>
              <w:left w:w="100" w:type="dxa"/>
              <w:bottom w:w="70" w:type="dxa"/>
              <w:right w:w="100" w:type="dxa"/>
            </w:tcMar>
          </w:tcPr>
          <w:p w14:paraId="02498F6F" w14:textId="77777777" w:rsidR="004875AD" w:rsidRPr="000A7FA1" w:rsidRDefault="00A57645">
            <w:pPr>
              <w:spacing w:after="0" w:line="276" w:lineRule="auto"/>
              <w:jc w:val="left"/>
              <w:rPr>
                <w:lang w:val="vi-VN"/>
              </w:rPr>
            </w:pPr>
            <w:r>
              <w:rPr>
                <w:b/>
                <w:color w:val="003366"/>
                <w:sz w:val="20"/>
                <w:lang w:val="vi-VN"/>
              </w:rPr>
              <w:t>Khối Chứng khoán &amp; Bảo hiểm</w:t>
            </w:r>
          </w:p>
        </w:tc>
        <w:tc>
          <w:tcPr>
            <w:tcW w:w="4658" w:type="dxa"/>
            <w:shd w:val="clear" w:color="auto" w:fill="F8FAFC"/>
            <w:tcMar>
              <w:top w:w="70" w:type="dxa"/>
              <w:left w:w="100" w:type="dxa"/>
              <w:bottom w:w="70" w:type="dxa"/>
              <w:right w:w="100" w:type="dxa"/>
            </w:tcMar>
          </w:tcPr>
          <w:p w14:paraId="5B103624" w14:textId="77777777" w:rsidR="004875AD" w:rsidRPr="000A7FA1" w:rsidRDefault="00A57645">
            <w:pPr>
              <w:spacing w:after="0" w:line="276" w:lineRule="auto"/>
              <w:jc w:val="left"/>
              <w:rPr>
                <w:lang w:val="vi-VN"/>
              </w:rPr>
            </w:pPr>
            <w:r>
              <w:rPr>
                <w:sz w:val="20"/>
                <w:lang w:val="vi-VN"/>
              </w:rPr>
              <w:t>SSI (Công ty CP Chứng khoán SSI), Chứng khoán Kafi, Bảo hiểm PVI</w:t>
            </w:r>
          </w:p>
        </w:tc>
      </w:tr>
      <w:tr w:rsidR="004875AD" w:rsidRPr="000A7FA1" w14:paraId="0A09BAC5" w14:textId="77777777">
        <w:trPr>
          <w:cantSplit/>
          <w:jc w:val="center"/>
        </w:trPr>
        <w:tc>
          <w:tcPr>
            <w:tcW w:w="4658" w:type="dxa"/>
            <w:shd w:val="clear" w:color="auto" w:fill="FFFFFF"/>
            <w:tcMar>
              <w:top w:w="70" w:type="dxa"/>
              <w:left w:w="100" w:type="dxa"/>
              <w:bottom w:w="70" w:type="dxa"/>
              <w:right w:w="100" w:type="dxa"/>
            </w:tcMar>
          </w:tcPr>
          <w:p w14:paraId="6AD3270E" w14:textId="77777777" w:rsidR="004875AD" w:rsidRPr="000A7FA1" w:rsidRDefault="00A57645">
            <w:pPr>
              <w:spacing w:after="0" w:line="276" w:lineRule="auto"/>
              <w:jc w:val="left"/>
              <w:rPr>
                <w:lang w:val="vi-VN"/>
              </w:rPr>
            </w:pPr>
            <w:r>
              <w:rPr>
                <w:b/>
                <w:color w:val="003366"/>
                <w:sz w:val="20"/>
                <w:lang w:val="vi-VN"/>
              </w:rPr>
              <w:t>Tập đoàn Công nghệ &amp; Viễn thông</w:t>
            </w:r>
          </w:p>
        </w:tc>
        <w:tc>
          <w:tcPr>
            <w:tcW w:w="4658" w:type="dxa"/>
            <w:shd w:val="clear" w:color="auto" w:fill="FFFFFF"/>
            <w:tcMar>
              <w:top w:w="70" w:type="dxa"/>
              <w:left w:w="100" w:type="dxa"/>
              <w:bottom w:w="70" w:type="dxa"/>
              <w:right w:w="100" w:type="dxa"/>
            </w:tcMar>
          </w:tcPr>
          <w:p w14:paraId="418E456A" w14:textId="77777777" w:rsidR="004875AD" w:rsidRPr="000A7FA1" w:rsidRDefault="00A57645">
            <w:pPr>
              <w:spacing w:after="0" w:line="276" w:lineRule="auto"/>
              <w:jc w:val="left"/>
              <w:rPr>
                <w:lang w:val="vi-VN"/>
              </w:rPr>
            </w:pPr>
            <w:r>
              <w:rPr>
                <w:sz w:val="20"/>
                <w:lang w:val="vi-VN"/>
              </w:rPr>
              <w:t>Tập đoàn Viễn thông Quân đội Viettel, VNPT, MobiFone, GTel, Panasonic</w:t>
            </w:r>
          </w:p>
        </w:tc>
      </w:tr>
      <w:tr w:rsidR="004875AD" w:rsidRPr="000A7FA1" w14:paraId="6B39140D" w14:textId="77777777">
        <w:trPr>
          <w:cantSplit/>
          <w:jc w:val="center"/>
        </w:trPr>
        <w:tc>
          <w:tcPr>
            <w:tcW w:w="4658" w:type="dxa"/>
            <w:shd w:val="clear" w:color="auto" w:fill="F8FAFC"/>
            <w:tcMar>
              <w:top w:w="70" w:type="dxa"/>
              <w:left w:w="100" w:type="dxa"/>
              <w:bottom w:w="70" w:type="dxa"/>
              <w:right w:w="100" w:type="dxa"/>
            </w:tcMar>
          </w:tcPr>
          <w:p w14:paraId="324EC114" w14:textId="77777777" w:rsidR="004875AD" w:rsidRPr="000A7FA1" w:rsidRDefault="00A57645">
            <w:pPr>
              <w:spacing w:after="0" w:line="276" w:lineRule="auto"/>
              <w:jc w:val="left"/>
              <w:rPr>
                <w:lang w:val="vi-VN"/>
              </w:rPr>
            </w:pPr>
            <w:r>
              <w:rPr>
                <w:b/>
                <w:color w:val="003366"/>
                <w:sz w:val="20"/>
                <w:lang w:val="vi-VN"/>
              </w:rPr>
              <w:t>Khối Cơ quan Nhà nước &amp; Tập đoàn</w:t>
            </w:r>
          </w:p>
        </w:tc>
        <w:tc>
          <w:tcPr>
            <w:tcW w:w="4658" w:type="dxa"/>
            <w:shd w:val="clear" w:color="auto" w:fill="F8FAFC"/>
            <w:tcMar>
              <w:top w:w="70" w:type="dxa"/>
              <w:left w:w="100" w:type="dxa"/>
              <w:bottom w:w="70" w:type="dxa"/>
              <w:right w:w="100" w:type="dxa"/>
            </w:tcMar>
          </w:tcPr>
          <w:p w14:paraId="1251E7DF" w14:textId="77777777" w:rsidR="004875AD" w:rsidRPr="000A7FA1" w:rsidRDefault="00A57645">
            <w:pPr>
              <w:spacing w:after="0" w:line="276" w:lineRule="auto"/>
              <w:jc w:val="left"/>
              <w:rPr>
                <w:lang w:val="vi-VN"/>
              </w:rPr>
            </w:pPr>
            <w:r>
              <w:rPr>
                <w:sz w:val="20"/>
                <w:lang w:val="vi-VN"/>
              </w:rPr>
              <w:t>Bộ Quốc Phòng, Hệ sinh thái Vingroup (VinFast, Vinhomes, Vinmec, VinES), Golden Gate Group</w:t>
            </w:r>
          </w:p>
        </w:tc>
      </w:tr>
    </w:tbl>
    <w:tbl>
      <w:tblPr>
        <w:tblW w:w="0" w:type="auto"/>
        <w:jc w:val="center"/>
        <w:tblLayout w:type="fixed"/>
        <w:tblLook w:val="04A0" w:firstRow="1" w:lastRow="0" w:firstColumn="1" w:lastColumn="0" w:noHBand="0" w:noVBand="1"/>
      </w:tblPr>
      <w:tblGrid>
        <w:gridCol w:w="9317"/>
      </w:tblGrid>
      <w:tr w:rsidR="004875AD" w:rsidRPr="000A7FA1" w14:paraId="63A99BAD" w14:textId="77777777">
        <w:trPr>
          <w:jc w:val="center"/>
        </w:trPr>
        <w:tc>
          <w:tcPr>
            <w:tcW w:w="9317" w:type="dxa"/>
            <w:tcBorders>
              <w:left w:val="single" w:sz="24" w:space="0" w:color="003366"/>
            </w:tcBorders>
            <w:shd w:val="clear" w:color="auto" w:fill="F0F4F8"/>
            <w:tcMar>
              <w:top w:w="120" w:type="dxa"/>
              <w:left w:w="180" w:type="dxa"/>
              <w:bottom w:w="120" w:type="dxa"/>
              <w:right w:w="140" w:type="dxa"/>
            </w:tcMar>
          </w:tcPr>
          <w:p w14:paraId="07C31FDA" w14:textId="77777777" w:rsidR="004875AD" w:rsidRPr="000A7FA1" w:rsidRDefault="00A57645">
            <w:pPr>
              <w:spacing w:after="40"/>
              <w:rPr>
                <w:lang w:val="vi-VN"/>
              </w:rPr>
            </w:pPr>
            <w:r>
              <w:rPr>
                <w:b/>
                <w:color w:val="003366"/>
                <w:sz w:val="23"/>
                <w:lang w:val="vi-VN"/>
              </w:rPr>
              <w:t xml:space="preserve">★ LỢI THẾ CẠNH TRANH ĐẶC BIỆT KHI TRIỂN KHAI TẠI MBS: </w:t>
            </w:r>
            <w:r>
              <w:rPr>
                <w:sz w:val="23"/>
                <w:lang w:val="vi-VN"/>
              </w:rPr>
              <w:t>Việc Evotek đã có kinh nghiệm hợp tác chặt chẽ cùng Ngân hàng MB (MBBank) và các công ty chứng khoán hàng đầu (SSI, Kafi) là bảo chứng vững chắc nhất giúp dự án triển khai tại MBS loại bỏ hoàn toàn các rủi ro tương thích hạ tầng, đảm bảo tính kế thừa và quy chuẩn an toàn thông tin cao nhất của Tập đoàn MB.</w:t>
            </w:r>
          </w:p>
        </w:tc>
      </w:tr>
    </w:tbl>
    <w:p w14:paraId="7CC61F80" w14:textId="77777777" w:rsidR="004875AD" w:rsidRPr="000A7FA1" w:rsidRDefault="004875AD">
      <w:pPr>
        <w:spacing w:after="80"/>
        <w:rPr>
          <w:lang w:val="vi-VN"/>
        </w:rPr>
      </w:pPr>
    </w:p>
    <w:p w14:paraId="57B361AB" w14:textId="77777777" w:rsidR="004875AD" w:rsidRPr="000A7FA1" w:rsidRDefault="00A57645">
      <w:pPr>
        <w:rPr>
          <w:lang w:val="vi-VN"/>
        </w:rPr>
      </w:pPr>
      <w:r>
        <w:rPr>
          <w:lang w:val="vi-VN"/>
        </w:rPr>
        <w:br w:type="page"/>
      </w:r>
    </w:p>
    <w:p w14:paraId="17B6B3D1" w14:textId="77777777" w:rsidR="004875AD" w:rsidRPr="000A7FA1" w:rsidRDefault="00A57645">
      <w:pPr>
        <w:pStyle w:val="Heading1"/>
        <w:rPr>
          <w:lang w:val="vi-VN"/>
        </w:rPr>
      </w:pPr>
      <w:r>
        <w:rPr>
          <w:lang w:val="vi-VN"/>
        </w:rPr>
        <w:lastRenderedPageBreak/>
        <w:t>PHẦN II: TỔNG QUAN GIẢI PHÁP EASY SMS - QUẢN LÝ VÀ TỔ CHỨC ĐHĐCĐ</w:t>
      </w:r>
    </w:p>
    <w:p w14:paraId="571D1278" w14:textId="77777777" w:rsidR="004875AD" w:rsidRPr="000A7FA1" w:rsidRDefault="00A57645">
      <w:pPr>
        <w:pStyle w:val="Heading2"/>
        <w:rPr>
          <w:lang w:val="vi-VN"/>
        </w:rPr>
      </w:pPr>
      <w:r>
        <w:rPr>
          <w:lang w:val="vi-VN"/>
        </w:rPr>
        <w:t>2.1. Giới thiệu tổng quan về sản phẩm Easy SMS</w:t>
      </w:r>
    </w:p>
    <w:p w14:paraId="115A729E" w14:textId="77777777" w:rsidR="004875AD" w:rsidRPr="000A7FA1" w:rsidRDefault="00A57645">
      <w:pPr>
        <w:rPr>
          <w:lang w:val="vi-VN"/>
        </w:rPr>
      </w:pPr>
      <w:r>
        <w:rPr>
          <w:lang w:val="vi-VN"/>
        </w:rPr>
        <w:t>Easy SMS là bộ giải pháp công nghệ chuyên biệt, được thiết kế chuyên sâu nhằm số hóa toàn diện quy trình chuẩn bị, điều hành, biểu quyết, bầu cử và tổng hợp kết quả của Đại hội đồng cổ đông. Easy SMS giải quyết triệt để các bài toán khó của phương thức tổ chức truyền thống như: chi phí in ấn khổng lồ, thời gian kiểm phiếu kéo dài hàng giờ gây gián đoạn phiên họp, tỷ lệ tham dự thấp do rào cản địa lý và nguy cơ sai sót dữ liệu.</w:t>
      </w:r>
    </w:p>
    <w:p w14:paraId="55EBD5E3" w14:textId="77777777" w:rsidR="004875AD" w:rsidRPr="000A7FA1" w:rsidRDefault="00A57645">
      <w:pPr>
        <w:pStyle w:val="Heading2"/>
        <w:rPr>
          <w:lang w:val="vi-VN"/>
        </w:rPr>
      </w:pPr>
      <w:r>
        <w:rPr>
          <w:lang w:val="vi-VN"/>
        </w:rPr>
        <w:t>2.2. Khả năng hỗ trợ toàn diện các mô hình tổ chức ĐHĐCĐ</w:t>
      </w:r>
    </w:p>
    <w:p w14:paraId="53795209" w14:textId="77777777" w:rsidR="004875AD" w:rsidRPr="000A7FA1" w:rsidRDefault="00A57645">
      <w:pPr>
        <w:rPr>
          <w:lang w:val="vi-VN"/>
        </w:rPr>
      </w:pPr>
      <w:r>
        <w:rPr>
          <w:lang w:val="vi-VN"/>
        </w:rPr>
        <w:t>Theo đúng phạm vi yêu cầu tại Mục 1 của Thư mời báo giá từ MBS, hệ thống Easy SMS được thiết kế kiến trúc động, đáp ứng linh hoạt 4 mô hình tổ chức:</w:t>
      </w:r>
    </w:p>
    <w:p w14:paraId="704D04AC" w14:textId="77777777" w:rsidR="004875AD" w:rsidRPr="000A7FA1" w:rsidRDefault="00A57645">
      <w:pPr>
        <w:spacing w:after="80"/>
        <w:ind w:left="288"/>
        <w:rPr>
          <w:lang w:val="vi-VN"/>
        </w:rPr>
      </w:pPr>
      <w:r>
        <w:rPr>
          <w:b/>
          <w:color w:val="003366"/>
          <w:lang w:val="vi-VN"/>
        </w:rPr>
        <w:t>• Mô hình 1: Đại hội Trực tuyến 100% (Virtual E-AGM):</w:t>
      </w:r>
      <w:r>
        <w:rPr>
          <w:b/>
          <w:color w:val="003366"/>
          <w:lang w:val="vi-VN"/>
        </w:rPr>
        <w:br/>
      </w:r>
      <w:r>
        <w:rPr>
          <w:lang w:val="vi-VN"/>
        </w:rPr>
        <w:t>Áp dụng khi cổ đông tham gia hoàn toàn từ xa qua thiết bị thông minh. Toàn bộ quy trình từ gửi thư mời, xác thực định danh 2 lớp OTP, đăng ký tư cách, theo dõi Livestream độ trễ siêu thấp, đặt câu hỏi trực tuyến đến bỏ phiếu biểu quyết và bầu cử đều thực hiện trên nền tảng web responsive.</w:t>
      </w:r>
    </w:p>
    <w:p w14:paraId="55B93FC8" w14:textId="0B3B8003" w:rsidR="004875AD" w:rsidRPr="000A7FA1" w:rsidRDefault="4EE489EC">
      <w:pPr>
        <w:spacing w:after="80"/>
        <w:ind w:left="288"/>
        <w:rPr>
          <w:lang w:val="vi-VN"/>
        </w:rPr>
      </w:pPr>
      <w:r>
        <w:rPr>
          <w:b/>
          <w:bCs/>
          <w:color w:val="003366"/>
          <w:lang w:val="vi-VN"/>
        </w:rPr>
        <w:t>• Mô hình 2: Đại hội Kết hợp Trực tiếp &amp; Trực tuyến (Hybrid AGM):</w:t>
      </w:r>
      <w:r>
        <w:br/>
      </w:r>
      <w:r>
        <w:rPr>
          <w:lang w:val="vi-VN"/>
        </w:rPr>
        <w:t>Đây là mô hình tối ưu nhất mà MBS đang hướng tới. Hệ thống đồng bộ hóa dữ liệu thời gian thực giữa cổ đông tham dự tại khán phòng (Check-in bằng m</w:t>
      </w:r>
      <w:commentRangeStart w:id="0"/>
      <w:del w:id="1" w:author="Claude" w:date="2026-10-01T10:00:00Z">
        <w:r>
          <w:rPr>
            <w:lang w:val="vi-VN"/>
          </w:rPr>
          <w:delText>ã QR, in thẻ đạ</w:delText>
        </w:r>
      </w:del>
      <w:ins w:id="2" w:author="Claude" w:date="2026-10-01T10:00:00Z">
        <w:r>
          <w:rPr>
            <w:lang w:val="vi-VN"/>
          </w:rPr>
          <w:t xml:space="preserve">ặt bàn, đối chiếu giấy tờ bằng mắt, tick check-in thủ công; hệ thống hỗ trợ sinh file giấy tờ theo mẫu để người dùng chủ động in khi có kết nối với máy in; </w:t>
        </w:r>
      </w:ins>
      <w:commentRangeEnd w:id="0"/>
      <w:r>
        <w:rPr>
          <w:rStyle w:val="CommentReference"/>
          <w:sz w:val="26"/>
          <w:szCs w:val="22"/>
          <w:lang w:val="vi-VN"/>
        </w:rPr>
        <w:commentReference w:id="0"/>
      </w:r>
      <w:del w:id="3" w:author="Claude" w:date="2026-10-01T10:00:00Z">
        <w:r>
          <w:rPr>
            <w:lang w:val="vi-VN"/>
          </w:rPr>
          <w:delText>i biểu tự động,</w:delText>
        </w:r>
      </w:del>
      <w:r>
        <w:rPr>
          <w:lang w:val="vi-VN"/>
        </w:rPr>
        <w:t>biểu quyết qua điện thoại hoặc phiếu giấy) và cổ đông tham gia trực tuyến qua mạng Internet. Kết quả kiểm phiếu được hợp nhất tự động trong một bảng điều khiển duy nhất ngay sau khi kết thúc thời gian bỏ phiếu.</w:t>
      </w:r>
    </w:p>
    <w:p w14:paraId="3ED0BAE4" w14:textId="0AD07AED" w:rsidR="004875AD" w:rsidRPr="000A7FA1" w:rsidRDefault="4EE489EC">
      <w:pPr>
        <w:spacing w:after="80"/>
        <w:ind w:left="288"/>
        <w:rPr>
          <w:lang w:val="vi-VN"/>
        </w:rPr>
      </w:pPr>
      <w:r>
        <w:rPr>
          <w:b/>
          <w:bCs/>
          <w:color w:val="003366"/>
          <w:lang w:val="vi-VN"/>
        </w:rPr>
        <w:t>• Mô hình 3: Lấy ý kiến cổ đông bằng văn bản (E-Voting / Written Resolution):</w:t>
      </w:r>
      <w:r>
        <w:br/>
      </w:r>
      <w:r>
        <w:rPr>
          <w:lang w:val="vi-VN"/>
        </w:rPr>
        <w:t xml:space="preserve">Cho phép MBS tổ chức lấy ý kiến cổ đông thông qua phương thức điện tử kết hợp bản giấy. Cổ đông có thể phản hồi trực tiếp trên portal hoặc gửi phiếu giấy về công ty. Easy SMS </w:t>
      </w:r>
      <w:commentRangeStart w:id="4"/>
      <w:del w:id="5" w:author="Claude" w:date="2026-10-01T10:00:00Z">
        <w:r>
          <w:rPr>
            <w:lang w:val="vi-VN"/>
          </w:rPr>
          <w:delText>tích hợp công nghệ OCR</w:delText>
        </w:r>
      </w:del>
      <w:ins w:id="6" w:author="Claude" w:date="2026-10-01T10:00:00Z">
        <w:r>
          <w:rPr>
            <w:lang w:val="vi-VN"/>
          </w:rPr>
          <w:t>mở sẵn kết nối tới hệ thống OCR theo nhu cầu của khách hàng; việc sử dụng OCR do khách hàng lựa chọn và phát sinh chi phí riêng</w:t>
        </w:r>
      </w:ins>
      <w:commentRangeEnd w:id="4"/>
      <w:r>
        <w:rPr>
          <w:rStyle w:val="CommentReference"/>
          <w:sz w:val="26"/>
          <w:szCs w:val="22"/>
          <w:lang w:val="vi-VN"/>
        </w:rPr>
        <w:commentReference w:id="4"/>
      </w:r>
      <w:r>
        <w:rPr>
          <w:lang w:val="vi-VN"/>
        </w:rPr>
        <w:t xml:space="preserve"> và tính năng nhập liệu đối soát 2 lớp để ghi nhận kết quả nhanh chóng, chính xác tuyệt đối.</w:t>
      </w:r>
    </w:p>
    <w:p w14:paraId="689E917F" w14:textId="77777777" w:rsidR="004875AD" w:rsidRPr="000A7FA1" w:rsidRDefault="4EE489EC">
      <w:pPr>
        <w:spacing w:after="80"/>
        <w:ind w:left="288"/>
        <w:rPr>
          <w:lang w:val="vi-VN"/>
        </w:rPr>
      </w:pPr>
      <w:r>
        <w:rPr>
          <w:b/>
          <w:bCs/>
          <w:color w:val="003366"/>
          <w:lang w:val="vi-VN"/>
        </w:rPr>
        <w:t>• Mô hình 4: Đại hội Trực tiếp truyền thống có hỗ trợ số hóa (Smart In-Person):</w:t>
      </w:r>
      <w:r>
        <w:br/>
      </w:r>
      <w:r>
        <w:rPr>
          <w:lang w:val="vi-VN"/>
        </w:rPr>
        <w:t>Tối ưu hóa khâu đón tiếp cổ đông tại chỗ bằng bàn check-in thông minh (</w:t>
      </w:r>
      <w:commentRangeStart w:id="7"/>
      <w:del w:id="8" w:author="Claude" w:date="2026-10-01T10:00:00Z">
        <w:r>
          <w:rPr>
            <w:lang w:val="vi-VN"/>
          </w:rPr>
          <w:delText>quét mã QR trong vòng 15 giây/cổ đông), in thẻ đại biểu theo mẫu, hỗ trợ kiểm phiếu giấy bằng quét mã vạch/OCR</w:delText>
        </w:r>
      </w:del>
      <w:ins w:id="9" w:author="Claude" w:date="2026-10-01T10:00:00Z">
        <w:r>
          <w:rPr>
            <w:lang w:val="vi-VN"/>
          </w:rPr>
          <w:t xml:space="preserve">đối chiếu giấy tờ bằng mắt, tick check-in thủ công), hỗ trợ sinh file giấy tờ theo mẫu để người dùng chủ động in; việc kiểm phiếu giấy được thực hiện </w:t>
        </w:r>
        <w:r>
          <w:rPr>
            <w:lang w:val="vi-VN"/>
          </w:rPr>
          <w:lastRenderedPageBreak/>
          <w:t>theo quy trình và cấu hình do MBS phê duyệt</w:t>
        </w:r>
      </w:ins>
      <w:commentRangeEnd w:id="7"/>
      <w:r>
        <w:rPr>
          <w:rStyle w:val="CommentReference"/>
          <w:sz w:val="26"/>
          <w:szCs w:val="22"/>
          <w:lang w:val="vi-VN"/>
        </w:rPr>
        <w:commentReference w:id="7"/>
      </w:r>
      <w:r>
        <w:rPr>
          <w:lang w:val="vi-VN"/>
        </w:rPr>
        <w:t xml:space="preserve"> hoặc cho phép biểu quyết trực tiếp trên thiết bị cá nhân của cổ đông tại hội trường.</w:t>
      </w:r>
    </w:p>
    <w:p w14:paraId="264098B8" w14:textId="77777777" w:rsidR="004875AD" w:rsidRPr="000A7FA1" w:rsidRDefault="00A57645">
      <w:pPr>
        <w:pStyle w:val="Heading2"/>
        <w:rPr>
          <w:lang w:val="vi-VN"/>
        </w:rPr>
      </w:pPr>
      <w:r>
        <w:rPr>
          <w:lang w:val="vi-VN"/>
        </w:rPr>
        <w:t>2.3. So sánh hiệu quả giữa Phương thức Truyền thống và Easy SMS</w:t>
      </w:r>
    </w:p>
    <w:tbl>
      <w:tblPr>
        <w:tblW w:w="9360" w:type="dxa"/>
        <w:jc w:val="center"/>
        <w:tblBorders>
          <w:top w:val="single" w:sz="4" w:space="0" w:color="C0C0C0"/>
          <w:bottom w:val="single" w:sz="4" w:space="0" w:color="C0C0C0"/>
          <w:insideH w:val="single" w:sz="4" w:space="0" w:color="C0C0C0"/>
          <w:insideV w:val="single" w:sz="4" w:space="0" w:color="C0C0C0"/>
        </w:tblBorders>
        <w:tblLayout w:type="fixed"/>
        <w:tblLook w:val="04A0" w:firstRow="1" w:lastRow="0" w:firstColumn="1" w:lastColumn="0" w:noHBand="0" w:noVBand="1"/>
      </w:tblPr>
      <w:tblGrid>
        <w:gridCol w:w="2304"/>
        <w:gridCol w:w="3300"/>
        <w:gridCol w:w="3756"/>
      </w:tblGrid>
      <w:tr w:rsidR="004875AD" w:rsidRPr="000A7FA1" w14:paraId="7E7CFCC4" w14:textId="77777777" w:rsidTr="4EE489EC">
        <w:trPr>
          <w:cantSplit/>
          <w:tblHeader/>
          <w:jc w:val="center"/>
        </w:trPr>
        <w:tc>
          <w:tcPr>
            <w:tcW w:w="2304" w:type="dxa"/>
            <w:shd w:val="clear" w:color="auto" w:fill="003366"/>
            <w:tcMar>
              <w:top w:w="100" w:type="dxa"/>
              <w:left w:w="100" w:type="dxa"/>
              <w:bottom w:w="100" w:type="dxa"/>
              <w:right w:w="100" w:type="dxa"/>
            </w:tcMar>
            <w:vAlign w:val="center"/>
          </w:tcPr>
          <w:p w14:paraId="172F8DAF" w14:textId="77777777" w:rsidR="004875AD" w:rsidRPr="000A7FA1" w:rsidRDefault="00A57645">
            <w:pPr>
              <w:spacing w:after="0" w:line="276" w:lineRule="auto"/>
              <w:jc w:val="center"/>
              <w:rPr>
                <w:lang w:val="vi-VN"/>
              </w:rPr>
            </w:pPr>
            <w:r>
              <w:rPr>
                <w:b/>
                <w:color w:val="FFFFFF"/>
                <w:sz w:val="20"/>
                <w:lang w:val="vi-VN"/>
              </w:rPr>
              <w:t>Tiêu chí đánh giá</w:t>
            </w:r>
          </w:p>
        </w:tc>
        <w:tc>
          <w:tcPr>
            <w:tcW w:w="3300" w:type="dxa"/>
            <w:shd w:val="clear" w:color="auto" w:fill="003366"/>
            <w:tcMar>
              <w:top w:w="100" w:type="dxa"/>
              <w:left w:w="100" w:type="dxa"/>
              <w:bottom w:w="100" w:type="dxa"/>
              <w:right w:w="100" w:type="dxa"/>
            </w:tcMar>
            <w:vAlign w:val="center"/>
          </w:tcPr>
          <w:p w14:paraId="165B26F4" w14:textId="77777777" w:rsidR="004875AD" w:rsidRPr="000A7FA1" w:rsidRDefault="00A57645">
            <w:pPr>
              <w:spacing w:after="0" w:line="276" w:lineRule="auto"/>
              <w:jc w:val="center"/>
              <w:rPr>
                <w:lang w:val="vi-VN"/>
              </w:rPr>
            </w:pPr>
            <w:r>
              <w:rPr>
                <w:b/>
                <w:color w:val="FFFFFF"/>
                <w:sz w:val="20"/>
                <w:lang w:val="vi-VN"/>
              </w:rPr>
              <w:t>Phương thức truyền thống</w:t>
            </w:r>
          </w:p>
        </w:tc>
        <w:tc>
          <w:tcPr>
            <w:tcW w:w="3756" w:type="dxa"/>
            <w:shd w:val="clear" w:color="auto" w:fill="003366"/>
            <w:tcMar>
              <w:top w:w="100" w:type="dxa"/>
              <w:left w:w="100" w:type="dxa"/>
              <w:bottom w:w="100" w:type="dxa"/>
              <w:right w:w="100" w:type="dxa"/>
            </w:tcMar>
            <w:vAlign w:val="center"/>
          </w:tcPr>
          <w:p w14:paraId="41F210D8" w14:textId="77777777" w:rsidR="004875AD" w:rsidRPr="000A7FA1" w:rsidRDefault="00A57645">
            <w:pPr>
              <w:spacing w:after="0" w:line="276" w:lineRule="auto"/>
              <w:jc w:val="center"/>
              <w:rPr>
                <w:lang w:val="vi-VN"/>
              </w:rPr>
            </w:pPr>
            <w:r>
              <w:rPr>
                <w:b/>
                <w:color w:val="FFFFFF"/>
                <w:sz w:val="20"/>
                <w:lang w:val="vi-VN"/>
              </w:rPr>
              <w:t>Giải pháp Easy SMS của EVOTEK</w:t>
            </w:r>
          </w:p>
        </w:tc>
      </w:tr>
      <w:tr w:rsidR="004875AD" w:rsidRPr="000A7FA1" w14:paraId="4F5E515E" w14:textId="77777777" w:rsidTr="4EE489EC">
        <w:trPr>
          <w:cantSplit/>
          <w:jc w:val="center"/>
        </w:trPr>
        <w:tc>
          <w:tcPr>
            <w:tcW w:w="2304" w:type="dxa"/>
            <w:shd w:val="clear" w:color="auto" w:fill="FFFFFF" w:themeFill="background1"/>
            <w:tcMar>
              <w:top w:w="70" w:type="dxa"/>
              <w:left w:w="90" w:type="dxa"/>
              <w:bottom w:w="70" w:type="dxa"/>
              <w:right w:w="90" w:type="dxa"/>
            </w:tcMar>
          </w:tcPr>
          <w:p w14:paraId="1BF9E44A" w14:textId="77777777" w:rsidR="004875AD" w:rsidRPr="000A7FA1" w:rsidRDefault="00A57645">
            <w:pPr>
              <w:spacing w:after="0" w:line="276" w:lineRule="auto"/>
              <w:jc w:val="left"/>
              <w:rPr>
                <w:lang w:val="vi-VN"/>
              </w:rPr>
            </w:pPr>
            <w:r>
              <w:rPr>
                <w:b/>
                <w:sz w:val="19"/>
                <w:lang w:val="vi-VN"/>
              </w:rPr>
              <w:t>Rào cản địa lý &amp; Tỷ lệ tham dự</w:t>
            </w:r>
          </w:p>
        </w:tc>
        <w:tc>
          <w:tcPr>
            <w:tcW w:w="3300" w:type="dxa"/>
            <w:shd w:val="clear" w:color="auto" w:fill="FFFFFF" w:themeFill="background1"/>
            <w:tcMar>
              <w:top w:w="70" w:type="dxa"/>
              <w:left w:w="90" w:type="dxa"/>
              <w:bottom w:w="70" w:type="dxa"/>
              <w:right w:w="90" w:type="dxa"/>
            </w:tcMar>
          </w:tcPr>
          <w:p w14:paraId="5CB7B2BD" w14:textId="77777777" w:rsidR="004875AD" w:rsidRPr="000A7FA1" w:rsidRDefault="00A57645" w:rsidP="00C371F6">
            <w:pPr>
              <w:spacing w:after="0" w:line="276" w:lineRule="auto"/>
              <w:jc w:val="left"/>
              <w:rPr>
                <w:lang w:val="vi-VN"/>
              </w:rPr>
            </w:pPr>
            <w:r>
              <w:rPr>
                <w:sz w:val="19"/>
                <w:lang w:val="vi-VN"/>
              </w:rPr>
              <w:t>Cổ đông ở xa khó tham dự; tỷ lệ tham dự thường thấp, dễ dẫn đến nguy cơ không đủ điều kiện tiến hành đại hội lần 1.</w:t>
            </w:r>
          </w:p>
        </w:tc>
        <w:tc>
          <w:tcPr>
            <w:tcW w:w="3756" w:type="dxa"/>
            <w:shd w:val="clear" w:color="auto" w:fill="FFFFFF" w:themeFill="background1"/>
            <w:tcMar>
              <w:top w:w="70" w:type="dxa"/>
              <w:left w:w="90" w:type="dxa"/>
              <w:bottom w:w="70" w:type="dxa"/>
              <w:right w:w="90" w:type="dxa"/>
            </w:tcMar>
          </w:tcPr>
          <w:p w14:paraId="0E50DDEC" w14:textId="77777777" w:rsidR="004875AD" w:rsidRPr="000A7FA1" w:rsidRDefault="00A57645" w:rsidP="00C371F6">
            <w:pPr>
              <w:spacing w:after="0" w:line="276" w:lineRule="auto"/>
              <w:jc w:val="left"/>
              <w:rPr>
                <w:lang w:val="vi-VN"/>
              </w:rPr>
            </w:pPr>
            <w:r>
              <w:rPr>
                <w:sz w:val="19"/>
                <w:lang w:val="vi-VN"/>
              </w:rPr>
              <w:t>Tham gia mọi lúc, mọi nơi trên máy tính, điện thoại, máy tính bảng; nâng tỷ lệ tham dự lên 85% - 95%.</w:t>
            </w:r>
          </w:p>
        </w:tc>
      </w:tr>
      <w:tr w:rsidR="004875AD" w:rsidRPr="000A7FA1" w14:paraId="4647491D" w14:textId="77777777" w:rsidTr="4EE489EC">
        <w:trPr>
          <w:cantSplit/>
          <w:jc w:val="center"/>
        </w:trPr>
        <w:tc>
          <w:tcPr>
            <w:tcW w:w="2304" w:type="dxa"/>
            <w:shd w:val="clear" w:color="auto" w:fill="F9FBFD"/>
            <w:tcMar>
              <w:top w:w="70" w:type="dxa"/>
              <w:left w:w="90" w:type="dxa"/>
              <w:bottom w:w="70" w:type="dxa"/>
              <w:right w:w="90" w:type="dxa"/>
            </w:tcMar>
          </w:tcPr>
          <w:p w14:paraId="70646A8C" w14:textId="77777777" w:rsidR="004875AD" w:rsidRPr="000A7FA1" w:rsidRDefault="00A57645">
            <w:pPr>
              <w:spacing w:after="0" w:line="276" w:lineRule="auto"/>
              <w:jc w:val="left"/>
              <w:rPr>
                <w:lang w:val="vi-VN"/>
              </w:rPr>
            </w:pPr>
            <w:r>
              <w:rPr>
                <w:b/>
                <w:sz w:val="19"/>
                <w:lang w:val="vi-VN"/>
              </w:rPr>
              <w:t>Chi phí tổ chức</w:t>
            </w:r>
          </w:p>
        </w:tc>
        <w:tc>
          <w:tcPr>
            <w:tcW w:w="3300" w:type="dxa"/>
            <w:shd w:val="clear" w:color="auto" w:fill="F9FBFD"/>
            <w:tcMar>
              <w:top w:w="70" w:type="dxa"/>
              <w:left w:w="90" w:type="dxa"/>
              <w:bottom w:w="70" w:type="dxa"/>
              <w:right w:w="90" w:type="dxa"/>
            </w:tcMar>
          </w:tcPr>
          <w:p w14:paraId="5758702C" w14:textId="77777777" w:rsidR="004875AD" w:rsidRPr="000A7FA1" w:rsidRDefault="00A57645" w:rsidP="00C371F6">
            <w:pPr>
              <w:spacing w:after="0" w:line="276" w:lineRule="auto"/>
              <w:jc w:val="left"/>
              <w:rPr>
                <w:lang w:val="vi-VN"/>
              </w:rPr>
            </w:pPr>
            <w:r>
              <w:rPr>
                <w:sz w:val="19"/>
                <w:lang w:val="vi-VN"/>
              </w:rPr>
              <w:t>Tốn kém chi phí thuê địa điểm lớn, in ấn hàng chục ngàn tài liệu giấy, gửi bưu điện, ăn uống đón tiếp.</w:t>
            </w:r>
          </w:p>
        </w:tc>
        <w:tc>
          <w:tcPr>
            <w:tcW w:w="3756" w:type="dxa"/>
            <w:shd w:val="clear" w:color="auto" w:fill="F9FBFD"/>
            <w:tcMar>
              <w:top w:w="70" w:type="dxa"/>
              <w:left w:w="90" w:type="dxa"/>
              <w:bottom w:w="70" w:type="dxa"/>
              <w:right w:w="90" w:type="dxa"/>
            </w:tcMar>
          </w:tcPr>
          <w:p w14:paraId="76D436CD" w14:textId="77777777" w:rsidR="004875AD" w:rsidRPr="000A7FA1" w:rsidRDefault="00A57645" w:rsidP="00C371F6">
            <w:pPr>
              <w:spacing w:after="0" w:line="276" w:lineRule="auto"/>
              <w:jc w:val="left"/>
              <w:rPr>
                <w:lang w:val="vi-VN"/>
              </w:rPr>
            </w:pPr>
            <w:r>
              <w:rPr>
                <w:sz w:val="19"/>
                <w:lang w:val="vi-VN"/>
              </w:rPr>
              <w:t>Tiết kiệm tới 60% - 70% tổng chi phí tổ chức nhờ số hóa thư mời, biểu mẫu và tài liệu đại hội.</w:t>
            </w:r>
          </w:p>
        </w:tc>
      </w:tr>
      <w:tr w:rsidR="004875AD" w:rsidRPr="000A7FA1" w14:paraId="6F72078D" w14:textId="77777777" w:rsidTr="4EE489EC">
        <w:trPr>
          <w:cantSplit/>
          <w:jc w:val="center"/>
        </w:trPr>
        <w:tc>
          <w:tcPr>
            <w:tcW w:w="2304" w:type="dxa"/>
            <w:shd w:val="clear" w:color="auto" w:fill="FFFFFF" w:themeFill="background1"/>
            <w:tcMar>
              <w:top w:w="70" w:type="dxa"/>
              <w:left w:w="90" w:type="dxa"/>
              <w:bottom w:w="70" w:type="dxa"/>
              <w:right w:w="90" w:type="dxa"/>
            </w:tcMar>
          </w:tcPr>
          <w:p w14:paraId="37CCB414" w14:textId="77777777" w:rsidR="004875AD" w:rsidRPr="000A7FA1" w:rsidRDefault="00A57645">
            <w:pPr>
              <w:spacing w:after="0" w:line="276" w:lineRule="auto"/>
              <w:jc w:val="left"/>
              <w:rPr>
                <w:lang w:val="vi-VN"/>
              </w:rPr>
            </w:pPr>
            <w:r>
              <w:rPr>
                <w:b/>
                <w:sz w:val="19"/>
                <w:lang w:val="vi-VN"/>
              </w:rPr>
              <w:t>Thời gian kiểm tra tư cách &amp; Check-in</w:t>
            </w:r>
          </w:p>
        </w:tc>
        <w:tc>
          <w:tcPr>
            <w:tcW w:w="3300" w:type="dxa"/>
            <w:shd w:val="clear" w:color="auto" w:fill="FFFFFF" w:themeFill="background1"/>
            <w:tcMar>
              <w:top w:w="70" w:type="dxa"/>
              <w:left w:w="90" w:type="dxa"/>
              <w:bottom w:w="70" w:type="dxa"/>
              <w:right w:w="90" w:type="dxa"/>
            </w:tcMar>
          </w:tcPr>
          <w:p w14:paraId="4325353D" w14:textId="77777777" w:rsidR="004875AD" w:rsidRPr="000A7FA1" w:rsidRDefault="00A57645" w:rsidP="00C371F6">
            <w:pPr>
              <w:spacing w:after="0" w:line="276" w:lineRule="auto"/>
              <w:jc w:val="left"/>
              <w:rPr>
                <w:lang w:val="vi-VN"/>
              </w:rPr>
            </w:pPr>
            <w:r>
              <w:rPr>
                <w:sz w:val="19"/>
                <w:lang w:val="vi-VN"/>
              </w:rPr>
              <w:t>Thủ tục thủ công, ùn tắc tại bàn lễ tân; mất 3-5 phút/cổ đông; dễ nhầm lẫn số cổ phần sở hữu/ủy quyền.</w:t>
            </w:r>
          </w:p>
        </w:tc>
        <w:tc>
          <w:tcPr>
            <w:tcW w:w="3756" w:type="dxa"/>
            <w:shd w:val="clear" w:color="auto" w:fill="FFFFFF" w:themeFill="background1"/>
            <w:tcMar>
              <w:top w:w="70" w:type="dxa"/>
              <w:left w:w="90" w:type="dxa"/>
              <w:bottom w:w="70" w:type="dxa"/>
              <w:right w:w="90" w:type="dxa"/>
            </w:tcMar>
          </w:tcPr>
          <w:p w14:paraId="05783410" w14:textId="77777777" w:rsidR="004875AD" w:rsidRPr="000A7FA1" w:rsidRDefault="4EE489EC" w:rsidP="00C371F6">
            <w:pPr>
              <w:spacing w:after="0" w:line="276" w:lineRule="auto"/>
              <w:jc w:val="left"/>
              <w:rPr>
                <w:lang w:val="vi-VN"/>
              </w:rPr>
            </w:pPr>
            <w:r>
              <w:rPr>
                <w:sz w:val="19"/>
                <w:szCs w:val="19"/>
                <w:lang w:val="vi-VN"/>
              </w:rPr>
              <w:t>C</w:t>
            </w:r>
            <w:commentRangeStart w:id="10"/>
            <w:del w:id="11" w:author="Claude" w:date="2026-10-01T10:00:00Z">
              <w:r>
                <w:rPr>
                  <w:sz w:val="19"/>
                  <w:szCs w:val="19"/>
                  <w:lang w:val="vi-VN"/>
                </w:rPr>
                <w:delText>heck-in thông minh bằng mã QR hoặc CCCD chỉ mất 15-30 giây/người. Cập nhật tỷ</w:delText>
              </w:r>
            </w:del>
            <w:ins w:id="12" w:author="Claude" w:date="2026-10-01T10:00:00Z">
              <w:r>
                <w:rPr>
                  <w:sz w:val="19"/>
                  <w:szCs w:val="19"/>
                  <w:lang w:val="vi-VN"/>
                </w:rPr>
                <w:t>hực hiện đối chiếu giấy tờ bằng mắt và tick check-in thủ công. Cập nhật tỷ</w:t>
              </w:r>
            </w:ins>
            <w:commentRangeEnd w:id="10"/>
            <w:r>
              <w:rPr>
                <w:rStyle w:val="CommentReference"/>
                <w:sz w:val="19"/>
                <w:szCs w:val="19"/>
                <w:lang w:val="vi-VN"/>
              </w:rPr>
              <w:commentReference w:id="10"/>
            </w:r>
            <w:r>
              <w:rPr>
                <w:sz w:val="19"/>
                <w:szCs w:val="19"/>
                <w:lang w:val="vi-VN"/>
              </w:rPr>
              <w:t xml:space="preserve"> lệ tham dự realtime.</w:t>
            </w:r>
          </w:p>
        </w:tc>
      </w:tr>
      <w:tr w:rsidR="004875AD" w:rsidRPr="000A7FA1" w14:paraId="31E689B5" w14:textId="77777777" w:rsidTr="4EE489EC">
        <w:trPr>
          <w:cantSplit/>
          <w:jc w:val="center"/>
        </w:trPr>
        <w:tc>
          <w:tcPr>
            <w:tcW w:w="2304" w:type="dxa"/>
            <w:shd w:val="clear" w:color="auto" w:fill="F9FBFD"/>
            <w:tcMar>
              <w:top w:w="70" w:type="dxa"/>
              <w:left w:w="90" w:type="dxa"/>
              <w:bottom w:w="70" w:type="dxa"/>
              <w:right w:w="90" w:type="dxa"/>
            </w:tcMar>
          </w:tcPr>
          <w:p w14:paraId="04989FD7" w14:textId="77777777" w:rsidR="004875AD" w:rsidRPr="000A7FA1" w:rsidRDefault="00A57645">
            <w:pPr>
              <w:spacing w:after="0" w:line="276" w:lineRule="auto"/>
              <w:jc w:val="left"/>
              <w:rPr>
                <w:lang w:val="vi-VN"/>
              </w:rPr>
            </w:pPr>
            <w:r>
              <w:rPr>
                <w:b/>
                <w:sz w:val="19"/>
                <w:lang w:val="vi-VN"/>
              </w:rPr>
              <w:t>Thời gian kiểm phiếu biểu quyết &amp; Bầu cử</w:t>
            </w:r>
          </w:p>
        </w:tc>
        <w:tc>
          <w:tcPr>
            <w:tcW w:w="3300" w:type="dxa"/>
            <w:shd w:val="clear" w:color="auto" w:fill="F9FBFD"/>
            <w:tcMar>
              <w:top w:w="70" w:type="dxa"/>
              <w:left w:w="90" w:type="dxa"/>
              <w:bottom w:w="70" w:type="dxa"/>
              <w:right w:w="90" w:type="dxa"/>
            </w:tcMar>
          </w:tcPr>
          <w:p w14:paraId="6E38B912" w14:textId="77777777" w:rsidR="004875AD" w:rsidRPr="000A7FA1" w:rsidRDefault="00A57645" w:rsidP="00C371F6">
            <w:pPr>
              <w:spacing w:after="0" w:line="276" w:lineRule="auto"/>
              <w:jc w:val="left"/>
              <w:rPr>
                <w:lang w:val="vi-VN"/>
              </w:rPr>
            </w:pPr>
            <w:r>
              <w:rPr>
                <w:sz w:val="19"/>
                <w:lang w:val="vi-VN"/>
              </w:rPr>
              <w:t>Phải tạm dừng đại hội từ 60 - 120 phút để Ban kiểm phiếu đếm thủ công; nguy cơ thất thoát hoặc tính nhầm rất cao.</w:t>
            </w:r>
          </w:p>
        </w:tc>
        <w:tc>
          <w:tcPr>
            <w:tcW w:w="3756" w:type="dxa"/>
            <w:shd w:val="clear" w:color="auto" w:fill="F9FBFD"/>
            <w:tcMar>
              <w:top w:w="70" w:type="dxa"/>
              <w:left w:w="90" w:type="dxa"/>
              <w:bottom w:w="70" w:type="dxa"/>
              <w:right w:w="90" w:type="dxa"/>
            </w:tcMar>
          </w:tcPr>
          <w:p w14:paraId="1120C9B3" w14:textId="77777777" w:rsidR="004875AD" w:rsidRPr="000A7FA1" w:rsidRDefault="00A57645" w:rsidP="00C371F6">
            <w:pPr>
              <w:spacing w:after="0" w:line="276" w:lineRule="auto"/>
              <w:jc w:val="left"/>
              <w:rPr>
                <w:lang w:val="vi-VN"/>
              </w:rPr>
            </w:pPr>
            <w:r>
              <w:rPr>
                <w:sz w:val="19"/>
                <w:lang w:val="vi-VN"/>
              </w:rPr>
              <w:t>Tự động kiểm phiếu bằng thuật toán máy tính trong vòng 30 - 60 giây sau khi đóng hòm phiếu. Minh bạch 100%.</w:t>
            </w:r>
          </w:p>
        </w:tc>
      </w:tr>
      <w:tr w:rsidR="004875AD" w:rsidRPr="000A7FA1" w14:paraId="493BC91B" w14:textId="77777777" w:rsidTr="4EE489EC">
        <w:trPr>
          <w:cantSplit/>
          <w:jc w:val="center"/>
        </w:trPr>
        <w:tc>
          <w:tcPr>
            <w:tcW w:w="2304" w:type="dxa"/>
            <w:shd w:val="clear" w:color="auto" w:fill="FFFFFF" w:themeFill="background1"/>
            <w:tcMar>
              <w:top w:w="70" w:type="dxa"/>
              <w:left w:w="90" w:type="dxa"/>
              <w:bottom w:w="70" w:type="dxa"/>
              <w:right w:w="90" w:type="dxa"/>
            </w:tcMar>
          </w:tcPr>
          <w:p w14:paraId="743DA8A3" w14:textId="77777777" w:rsidR="004875AD" w:rsidRPr="000A7FA1" w:rsidRDefault="00A57645">
            <w:pPr>
              <w:spacing w:after="0" w:line="276" w:lineRule="auto"/>
              <w:jc w:val="left"/>
              <w:rPr>
                <w:lang w:val="vi-VN"/>
              </w:rPr>
            </w:pPr>
            <w:r>
              <w:rPr>
                <w:b/>
                <w:sz w:val="19"/>
                <w:lang w:val="vi-VN"/>
              </w:rPr>
              <w:t>Bầu dồn phiếu &amp; Loại trừ người liên quan</w:t>
            </w:r>
          </w:p>
        </w:tc>
        <w:tc>
          <w:tcPr>
            <w:tcW w:w="3300" w:type="dxa"/>
            <w:shd w:val="clear" w:color="auto" w:fill="FFFFFF" w:themeFill="background1"/>
            <w:tcMar>
              <w:top w:w="70" w:type="dxa"/>
              <w:left w:w="90" w:type="dxa"/>
              <w:bottom w:w="70" w:type="dxa"/>
              <w:right w:w="90" w:type="dxa"/>
            </w:tcMar>
          </w:tcPr>
          <w:p w14:paraId="7C7B64C8" w14:textId="77777777" w:rsidR="004875AD" w:rsidRPr="000A7FA1" w:rsidRDefault="00A57645" w:rsidP="00C371F6">
            <w:pPr>
              <w:spacing w:after="0" w:line="276" w:lineRule="auto"/>
              <w:jc w:val="left"/>
              <w:rPr>
                <w:lang w:val="vi-VN"/>
              </w:rPr>
            </w:pPr>
            <w:r>
              <w:rPr>
                <w:sz w:val="19"/>
                <w:lang w:val="vi-VN"/>
              </w:rPr>
              <w:t>Rất phức tạp khi tính toán bầu dồn phiếu HĐQT/BKS hoặc loại trừ cổ đông có quyền lợi liên quan theo từng tờ trình.</w:t>
            </w:r>
          </w:p>
        </w:tc>
        <w:tc>
          <w:tcPr>
            <w:tcW w:w="3756" w:type="dxa"/>
            <w:shd w:val="clear" w:color="auto" w:fill="FFFFFF" w:themeFill="background1"/>
            <w:tcMar>
              <w:top w:w="70" w:type="dxa"/>
              <w:left w:w="90" w:type="dxa"/>
              <w:bottom w:w="70" w:type="dxa"/>
              <w:right w:w="90" w:type="dxa"/>
            </w:tcMar>
          </w:tcPr>
          <w:p w14:paraId="24D63855" w14:textId="77777777" w:rsidR="004875AD" w:rsidRPr="000A7FA1" w:rsidRDefault="00A57645" w:rsidP="00C371F6">
            <w:pPr>
              <w:spacing w:after="0" w:line="276" w:lineRule="auto"/>
              <w:jc w:val="left"/>
              <w:rPr>
                <w:lang w:val="vi-VN"/>
              </w:rPr>
            </w:pPr>
            <w:r>
              <w:rPr>
                <w:sz w:val="19"/>
                <w:lang w:val="vi-VN"/>
              </w:rPr>
              <w:t>Hệ thống tự động tính toán bầu dồn phiếu và tự động vô hiệu hóa quyền biểu quyết của cổ đông có liên quan theo đúng luật.</w:t>
            </w:r>
          </w:p>
        </w:tc>
      </w:tr>
      <w:tr w:rsidR="004875AD" w:rsidRPr="000A7FA1" w14:paraId="7AE7E7AD" w14:textId="77777777" w:rsidTr="4EE489EC">
        <w:trPr>
          <w:cantSplit/>
          <w:jc w:val="center"/>
        </w:trPr>
        <w:tc>
          <w:tcPr>
            <w:tcW w:w="2304" w:type="dxa"/>
            <w:shd w:val="clear" w:color="auto" w:fill="F9FBFD"/>
            <w:tcMar>
              <w:top w:w="70" w:type="dxa"/>
              <w:left w:w="90" w:type="dxa"/>
              <w:bottom w:w="70" w:type="dxa"/>
              <w:right w:w="90" w:type="dxa"/>
            </w:tcMar>
          </w:tcPr>
          <w:p w14:paraId="159EDB71" w14:textId="77777777" w:rsidR="004875AD" w:rsidRPr="000A7FA1" w:rsidRDefault="00A57645">
            <w:pPr>
              <w:spacing w:after="0" w:line="276" w:lineRule="auto"/>
              <w:jc w:val="left"/>
              <w:rPr>
                <w:lang w:val="vi-VN"/>
              </w:rPr>
            </w:pPr>
            <w:r>
              <w:rPr>
                <w:b/>
                <w:sz w:val="19"/>
                <w:lang w:val="vi-VN"/>
              </w:rPr>
              <w:t>Tương tác &amp; Hỏi đáp (Q&amp;A)</w:t>
            </w:r>
          </w:p>
        </w:tc>
        <w:tc>
          <w:tcPr>
            <w:tcW w:w="3300" w:type="dxa"/>
            <w:shd w:val="clear" w:color="auto" w:fill="F9FBFD"/>
            <w:tcMar>
              <w:top w:w="70" w:type="dxa"/>
              <w:left w:w="90" w:type="dxa"/>
              <w:bottom w:w="70" w:type="dxa"/>
              <w:right w:w="90" w:type="dxa"/>
            </w:tcMar>
          </w:tcPr>
          <w:p w14:paraId="0A552E3C" w14:textId="77777777" w:rsidR="004875AD" w:rsidRPr="000A7FA1" w:rsidRDefault="00A57645" w:rsidP="00C371F6">
            <w:pPr>
              <w:spacing w:after="0" w:line="276" w:lineRule="auto"/>
              <w:jc w:val="left"/>
              <w:rPr>
                <w:lang w:val="vi-VN"/>
              </w:rPr>
            </w:pPr>
            <w:r>
              <w:rPr>
                <w:sz w:val="19"/>
                <w:lang w:val="vi-VN"/>
              </w:rPr>
              <w:t>Số lượng câu hỏi hạn chế; thời gian thảo luận bị bó hẹp; cổ đông ở xa không thể đóng góp ý kiến.</w:t>
            </w:r>
          </w:p>
        </w:tc>
        <w:tc>
          <w:tcPr>
            <w:tcW w:w="3756" w:type="dxa"/>
            <w:shd w:val="clear" w:color="auto" w:fill="F9FBFD"/>
            <w:tcMar>
              <w:top w:w="70" w:type="dxa"/>
              <w:left w:w="90" w:type="dxa"/>
              <w:bottom w:w="70" w:type="dxa"/>
              <w:right w:w="90" w:type="dxa"/>
            </w:tcMar>
          </w:tcPr>
          <w:p w14:paraId="00DB5F69" w14:textId="77777777" w:rsidR="004875AD" w:rsidRPr="000A7FA1" w:rsidRDefault="00A57645" w:rsidP="00C371F6">
            <w:pPr>
              <w:spacing w:after="0" w:line="276" w:lineRule="auto"/>
              <w:jc w:val="left"/>
              <w:rPr>
                <w:lang w:val="vi-VN"/>
              </w:rPr>
            </w:pPr>
            <w:r>
              <w:rPr>
                <w:sz w:val="19"/>
                <w:lang w:val="vi-VN"/>
              </w:rPr>
              <w:t>Hỏi đáp đa kênh thời gian thực; ban tổ chức dễ dàng lọc, phân loại, gắn cờ ưu tiên câu hỏi quan trọng để HĐQT trả lời.</w:t>
            </w:r>
          </w:p>
        </w:tc>
      </w:tr>
      <w:tr w:rsidR="004875AD" w:rsidRPr="000A7FA1" w14:paraId="64503ACB" w14:textId="77777777" w:rsidTr="4EE489EC">
        <w:trPr>
          <w:cantSplit/>
          <w:jc w:val="center"/>
        </w:trPr>
        <w:tc>
          <w:tcPr>
            <w:tcW w:w="2304" w:type="dxa"/>
            <w:shd w:val="clear" w:color="auto" w:fill="FFFFFF" w:themeFill="background1"/>
            <w:tcMar>
              <w:top w:w="70" w:type="dxa"/>
              <w:left w:w="90" w:type="dxa"/>
              <w:bottom w:w="70" w:type="dxa"/>
              <w:right w:w="90" w:type="dxa"/>
            </w:tcMar>
          </w:tcPr>
          <w:p w14:paraId="2DAFE251" w14:textId="77777777" w:rsidR="004875AD" w:rsidRPr="000A7FA1" w:rsidRDefault="00A57645">
            <w:pPr>
              <w:spacing w:after="0" w:line="276" w:lineRule="auto"/>
              <w:jc w:val="left"/>
              <w:rPr>
                <w:lang w:val="vi-VN"/>
              </w:rPr>
            </w:pPr>
            <w:r>
              <w:rPr>
                <w:b/>
                <w:sz w:val="19"/>
                <w:lang w:val="vi-VN"/>
              </w:rPr>
              <w:t>Lưu trữ &amp; Báo cáo pháp lý</w:t>
            </w:r>
          </w:p>
        </w:tc>
        <w:tc>
          <w:tcPr>
            <w:tcW w:w="3300" w:type="dxa"/>
            <w:shd w:val="clear" w:color="auto" w:fill="FFFFFF" w:themeFill="background1"/>
            <w:tcMar>
              <w:top w:w="70" w:type="dxa"/>
              <w:left w:w="90" w:type="dxa"/>
              <w:bottom w:w="70" w:type="dxa"/>
              <w:right w:w="90" w:type="dxa"/>
            </w:tcMar>
          </w:tcPr>
          <w:p w14:paraId="4F8A1637" w14:textId="77777777" w:rsidR="004875AD" w:rsidRPr="000A7FA1" w:rsidRDefault="00A57645" w:rsidP="00C371F6">
            <w:pPr>
              <w:spacing w:after="0" w:line="276" w:lineRule="auto"/>
              <w:jc w:val="left"/>
              <w:rPr>
                <w:lang w:val="vi-VN"/>
              </w:rPr>
            </w:pPr>
            <w:r>
              <w:rPr>
                <w:sz w:val="19"/>
                <w:lang w:val="vi-VN"/>
              </w:rPr>
              <w:t>Hồ sơ giấy cồng kềnh, dễ thất lạc; việc trích xuất biên bản, nghị quyết mất nhiều thời gian rà soát.</w:t>
            </w:r>
          </w:p>
        </w:tc>
        <w:tc>
          <w:tcPr>
            <w:tcW w:w="3756" w:type="dxa"/>
            <w:shd w:val="clear" w:color="auto" w:fill="FFFFFF" w:themeFill="background1"/>
            <w:tcMar>
              <w:top w:w="70" w:type="dxa"/>
              <w:left w:w="90" w:type="dxa"/>
              <w:bottom w:w="70" w:type="dxa"/>
              <w:right w:w="90" w:type="dxa"/>
            </w:tcMar>
          </w:tcPr>
          <w:p w14:paraId="7F831F2F" w14:textId="77777777" w:rsidR="004875AD" w:rsidRPr="000A7FA1" w:rsidRDefault="00A57645" w:rsidP="00C371F6">
            <w:pPr>
              <w:spacing w:after="0" w:line="276" w:lineRule="auto"/>
              <w:jc w:val="left"/>
              <w:rPr>
                <w:lang w:val="vi-VN"/>
              </w:rPr>
            </w:pPr>
            <w:r>
              <w:rPr>
                <w:sz w:val="19"/>
                <w:lang w:val="vi-VN"/>
              </w:rPr>
              <w:t>Toàn bộ biên bản, nghị quyết, chi tiết từng lá phiếu và video ghi hình được đóng gói số hóa, lưu trữ an toàn, truy xuất tức thì.</w:t>
            </w:r>
          </w:p>
        </w:tc>
      </w:tr>
    </w:tbl>
    <w:p w14:paraId="74EC6D29" w14:textId="77777777" w:rsidR="004875AD" w:rsidRPr="000A7FA1" w:rsidRDefault="004875AD">
      <w:pPr>
        <w:spacing w:after="80"/>
        <w:rPr>
          <w:lang w:val="vi-VN"/>
        </w:rPr>
      </w:pPr>
    </w:p>
    <w:p w14:paraId="2D24C1EB" w14:textId="77777777" w:rsidR="004875AD" w:rsidRPr="000A7FA1" w:rsidRDefault="00A57645">
      <w:pPr>
        <w:rPr>
          <w:lang w:val="vi-VN"/>
        </w:rPr>
      </w:pPr>
      <w:r>
        <w:rPr>
          <w:lang w:val="vi-VN"/>
        </w:rPr>
        <w:br w:type="page"/>
      </w:r>
    </w:p>
    <w:p w14:paraId="7630304E" w14:textId="77777777" w:rsidR="004875AD" w:rsidRPr="000A7FA1" w:rsidRDefault="00A57645">
      <w:pPr>
        <w:pStyle w:val="Heading1"/>
        <w:rPr>
          <w:lang w:val="vi-VN"/>
        </w:rPr>
      </w:pPr>
      <w:r>
        <w:rPr>
          <w:lang w:val="vi-VN"/>
        </w:rPr>
        <w:lastRenderedPageBreak/>
        <w:t>PHẦN III: THUYẾT MINH MA TRẬN KHẢ NĂNG ĐÁP ỨNG YÊU CẦU CHỨC NĂNG CỦA MBS</w:t>
      </w:r>
    </w:p>
    <w:p w14:paraId="31BA1BAB" w14:textId="77777777" w:rsidR="004875AD" w:rsidRPr="000A7FA1" w:rsidRDefault="00A57645">
      <w:pPr>
        <w:rPr>
          <w:lang w:val="vi-VN"/>
        </w:rPr>
      </w:pPr>
      <w:r>
        <w:rPr>
          <w:lang w:val="vi-VN"/>
        </w:rPr>
        <w:t xml:space="preserve">Căn cứ tài liệu </w:t>
      </w:r>
      <w:r>
        <w:rPr>
          <w:b/>
          <w:lang w:val="vi-VN"/>
        </w:rPr>
        <w:t>“Danh sách yêu cầu chức năng ĐHĐCĐ trực tuyến”</w:t>
      </w:r>
      <w:r>
        <w:rPr>
          <w:lang w:val="vi-VN"/>
        </w:rPr>
        <w:t xml:space="preserve"> đính kèm Thư mời của MBS, Evotek đã tiến hành phân tích chi tiết từng hạng mục yêu cầu kỹ thuật và xây dựng Ma trận Thuyết minh Đáp ứng (Requirements Traceability Matrix - RTM) chi tiết dưới đây. Các mức độ đáp ứng được quy định như sau:</w:t>
      </w:r>
    </w:p>
    <w:p w14:paraId="4BC4485C" w14:textId="77777777" w:rsidR="004875AD" w:rsidRPr="000A7FA1" w:rsidRDefault="00A57645">
      <w:pPr>
        <w:spacing w:after="60"/>
        <w:ind w:left="432"/>
        <w:rPr>
          <w:lang w:val="vi-VN"/>
        </w:rPr>
      </w:pPr>
      <w:r>
        <w:rPr>
          <w:b/>
          <w:lang w:val="vi-VN"/>
        </w:rPr>
        <w:t xml:space="preserve">[S] Sẵn sàng (Out-of-the-box): </w:t>
      </w:r>
      <w:r>
        <w:rPr>
          <w:lang w:val="vi-VN"/>
        </w:rPr>
        <w:t>Chức năng đã có sẵn trên phiên bản tiêu chuẩn của Easy SMS, đã được kiểm thử thực tế và sẵn sàng đưa vào vận hành ngay mà không cần phát triển thêm.</w:t>
      </w:r>
    </w:p>
    <w:p w14:paraId="4418D813" w14:textId="77777777" w:rsidR="004875AD" w:rsidRPr="000A7FA1" w:rsidRDefault="00A57645">
      <w:pPr>
        <w:spacing w:after="60"/>
        <w:ind w:left="432"/>
        <w:rPr>
          <w:lang w:val="vi-VN"/>
        </w:rPr>
      </w:pPr>
      <w:r>
        <w:rPr>
          <w:b/>
          <w:lang w:val="vi-VN"/>
        </w:rPr>
        <w:t xml:space="preserve">[C] Tùy chỉnh / Tích hợp (Customized / Integrated): </w:t>
      </w:r>
      <w:r>
        <w:rPr>
          <w:lang w:val="vi-VN"/>
        </w:rPr>
        <w:t>Chức năng sẽ được Evotek tùy biến giao diện, cấu hình luồng nghiệp vụ hoặc tích hợp API chuyên biệt theo hạ tầng nội bộ của MBS (như hệ thống SSO, HRM, M-Office, Docgens, SMS Brandname). Evotek cam kết hoàn thiện trong thời gian triển khai.</w:t>
      </w:r>
    </w:p>
    <w:p w14:paraId="082624E7" w14:textId="77777777" w:rsidR="004875AD" w:rsidRPr="000A7FA1" w:rsidRDefault="00A57645">
      <w:pPr>
        <w:spacing w:after="60"/>
        <w:ind w:left="432"/>
        <w:rPr>
          <w:lang w:val="vi-VN"/>
        </w:rPr>
      </w:pPr>
      <w:r>
        <w:rPr>
          <w:b/>
          <w:lang w:val="vi-VN"/>
        </w:rPr>
        <w:t xml:space="preserve">[N] Không đáp ứng (Not supported): </w:t>
      </w:r>
      <w:r>
        <w:rPr>
          <w:lang w:val="vi-VN"/>
        </w:rPr>
        <w:t>Hệ thống chưa hỗ trợ (Easy SMS đáp ứng 100% các yêu cầu của MBS, không có mục N).</w:t>
      </w:r>
    </w:p>
    <w:p w14:paraId="3A6256C9" w14:textId="77777777" w:rsidR="004875AD" w:rsidRPr="000A7FA1" w:rsidRDefault="00A57645">
      <w:pPr>
        <w:pStyle w:val="Heading2"/>
        <w:rPr>
          <w:lang w:val="vi-VN"/>
        </w:rPr>
      </w:pPr>
      <w:r>
        <w:rPr>
          <w:lang w:val="vi-VN"/>
        </w:rPr>
        <w:t>3.1. Bảng Ma trận Đáp ứng Yêu cầu Kỹ thuật và Nghiệp vụ Chi tiết</w:t>
      </w:r>
    </w:p>
    <w:tbl>
      <w:tblPr>
        <w:tblW w:w="0" w:type="auto"/>
        <w:jc w:val="center"/>
        <w:tblBorders>
          <w:top w:val="single" w:sz="4" w:space="0" w:color="C0C0C0"/>
          <w:bottom w:val="single" w:sz="4" w:space="0" w:color="C0C0C0"/>
          <w:insideH w:val="single" w:sz="4" w:space="0" w:color="C0C0C0"/>
          <w:insideV w:val="single" w:sz="4" w:space="0" w:color="C0C0C0"/>
        </w:tblBorders>
        <w:tblLayout w:type="fixed"/>
        <w:tblLook w:val="04A0" w:firstRow="1" w:lastRow="0" w:firstColumn="1" w:lastColumn="0" w:noHBand="0" w:noVBand="1"/>
      </w:tblPr>
      <w:tblGrid>
        <w:gridCol w:w="648"/>
        <w:gridCol w:w="2016"/>
        <w:gridCol w:w="3312"/>
        <w:gridCol w:w="1080"/>
        <w:gridCol w:w="2592"/>
      </w:tblGrid>
      <w:tr w:rsidR="004875AD" w:rsidRPr="000A7FA1" w14:paraId="28C20AE2" w14:textId="77777777" w:rsidTr="4EE489EC">
        <w:trPr>
          <w:cantSplit/>
          <w:tblHeader/>
          <w:jc w:val="center"/>
        </w:trPr>
        <w:tc>
          <w:tcPr>
            <w:tcW w:w="648" w:type="dxa"/>
            <w:shd w:val="clear" w:color="auto" w:fill="003366"/>
            <w:tcMar>
              <w:top w:w="100" w:type="dxa"/>
              <w:left w:w="100" w:type="dxa"/>
              <w:bottom w:w="100" w:type="dxa"/>
              <w:right w:w="100" w:type="dxa"/>
            </w:tcMar>
            <w:vAlign w:val="center"/>
          </w:tcPr>
          <w:p w14:paraId="69A81E94" w14:textId="77777777" w:rsidR="004875AD" w:rsidRPr="000A7FA1" w:rsidRDefault="00A57645">
            <w:pPr>
              <w:spacing w:after="0" w:line="276" w:lineRule="auto"/>
              <w:jc w:val="center"/>
              <w:rPr>
                <w:lang w:val="vi-VN"/>
              </w:rPr>
            </w:pPr>
            <w:r>
              <w:rPr>
                <w:b/>
                <w:color w:val="FFFFFF"/>
                <w:sz w:val="20"/>
                <w:lang w:val="vi-VN"/>
              </w:rPr>
              <w:t>STT</w:t>
            </w:r>
          </w:p>
        </w:tc>
        <w:tc>
          <w:tcPr>
            <w:tcW w:w="2016" w:type="dxa"/>
            <w:shd w:val="clear" w:color="auto" w:fill="003366"/>
            <w:tcMar>
              <w:top w:w="100" w:type="dxa"/>
              <w:left w:w="100" w:type="dxa"/>
              <w:bottom w:w="100" w:type="dxa"/>
              <w:right w:w="100" w:type="dxa"/>
            </w:tcMar>
            <w:vAlign w:val="center"/>
          </w:tcPr>
          <w:p w14:paraId="71AA117E" w14:textId="77777777" w:rsidR="004875AD" w:rsidRPr="000A7FA1" w:rsidRDefault="00A57645">
            <w:pPr>
              <w:spacing w:after="0" w:line="276" w:lineRule="auto"/>
              <w:jc w:val="center"/>
              <w:rPr>
                <w:lang w:val="vi-VN"/>
              </w:rPr>
            </w:pPr>
            <w:r>
              <w:rPr>
                <w:b/>
                <w:color w:val="FFFFFF"/>
                <w:sz w:val="20"/>
                <w:lang w:val="vi-VN"/>
              </w:rPr>
              <w:t>Chức năng chính</w:t>
            </w:r>
          </w:p>
        </w:tc>
        <w:tc>
          <w:tcPr>
            <w:tcW w:w="3312" w:type="dxa"/>
            <w:shd w:val="clear" w:color="auto" w:fill="003366"/>
            <w:tcMar>
              <w:top w:w="100" w:type="dxa"/>
              <w:left w:w="100" w:type="dxa"/>
              <w:bottom w:w="100" w:type="dxa"/>
              <w:right w:w="100" w:type="dxa"/>
            </w:tcMar>
            <w:vAlign w:val="center"/>
          </w:tcPr>
          <w:p w14:paraId="246E0709" w14:textId="77777777" w:rsidR="004875AD" w:rsidRPr="000A7FA1" w:rsidRDefault="00A57645">
            <w:pPr>
              <w:spacing w:after="0" w:line="276" w:lineRule="auto"/>
              <w:jc w:val="center"/>
              <w:rPr>
                <w:lang w:val="vi-VN"/>
              </w:rPr>
            </w:pPr>
            <w:r>
              <w:rPr>
                <w:b/>
                <w:color w:val="FFFFFF"/>
                <w:sz w:val="20"/>
                <w:lang w:val="vi-VN"/>
              </w:rPr>
              <w:t>Chức năng chi tiết &amp; Mô tả của MBS</w:t>
            </w:r>
          </w:p>
        </w:tc>
        <w:tc>
          <w:tcPr>
            <w:tcW w:w="1080" w:type="dxa"/>
            <w:shd w:val="clear" w:color="auto" w:fill="003366"/>
            <w:tcMar>
              <w:top w:w="100" w:type="dxa"/>
              <w:left w:w="100" w:type="dxa"/>
              <w:bottom w:w="100" w:type="dxa"/>
              <w:right w:w="100" w:type="dxa"/>
            </w:tcMar>
            <w:vAlign w:val="center"/>
          </w:tcPr>
          <w:p w14:paraId="2C10AC47" w14:textId="77777777" w:rsidR="004875AD" w:rsidRPr="000A7FA1" w:rsidRDefault="00A57645">
            <w:pPr>
              <w:spacing w:after="0" w:line="276" w:lineRule="auto"/>
              <w:jc w:val="center"/>
              <w:rPr>
                <w:lang w:val="vi-VN"/>
              </w:rPr>
            </w:pPr>
            <w:r>
              <w:rPr>
                <w:b/>
                <w:color w:val="FFFFFF"/>
                <w:sz w:val="20"/>
                <w:lang w:val="vi-VN"/>
              </w:rPr>
              <w:t>Mức độ</w:t>
            </w:r>
          </w:p>
        </w:tc>
        <w:tc>
          <w:tcPr>
            <w:tcW w:w="2592" w:type="dxa"/>
            <w:shd w:val="clear" w:color="auto" w:fill="003366"/>
            <w:tcMar>
              <w:top w:w="100" w:type="dxa"/>
              <w:left w:w="100" w:type="dxa"/>
              <w:bottom w:w="100" w:type="dxa"/>
              <w:right w:w="100" w:type="dxa"/>
            </w:tcMar>
            <w:vAlign w:val="center"/>
          </w:tcPr>
          <w:p w14:paraId="16ADE8A0" w14:textId="77777777" w:rsidR="004875AD" w:rsidRPr="000A7FA1" w:rsidRDefault="00A57645">
            <w:pPr>
              <w:spacing w:after="0" w:line="276" w:lineRule="auto"/>
              <w:jc w:val="center"/>
              <w:rPr>
                <w:lang w:val="vi-VN"/>
              </w:rPr>
            </w:pPr>
            <w:r>
              <w:rPr>
                <w:b/>
                <w:color w:val="FFFFFF"/>
                <w:sz w:val="20"/>
                <w:lang w:val="vi-VN"/>
              </w:rPr>
              <w:t>Thuyết minh giải pháp của EVOTEK</w:t>
            </w:r>
          </w:p>
        </w:tc>
      </w:tr>
      <w:tr w:rsidR="004875AD" w:rsidRPr="000A7FA1" w14:paraId="1A5B3006" w14:textId="77777777" w:rsidTr="4EE489EC">
        <w:trPr>
          <w:cantSplit/>
          <w:jc w:val="center"/>
        </w:trPr>
        <w:tc>
          <w:tcPr>
            <w:tcW w:w="648" w:type="dxa"/>
            <w:shd w:val="clear" w:color="auto" w:fill="FFFFFF" w:themeFill="background1"/>
            <w:tcMar>
              <w:top w:w="70" w:type="dxa"/>
              <w:left w:w="90" w:type="dxa"/>
              <w:bottom w:w="70" w:type="dxa"/>
              <w:right w:w="90" w:type="dxa"/>
            </w:tcMar>
          </w:tcPr>
          <w:p w14:paraId="372841E4" w14:textId="77777777" w:rsidR="004875AD" w:rsidRPr="000A7FA1" w:rsidRDefault="00A57645">
            <w:pPr>
              <w:spacing w:after="0" w:line="276" w:lineRule="auto"/>
              <w:jc w:val="center"/>
              <w:rPr>
                <w:lang w:val="vi-VN"/>
              </w:rPr>
            </w:pPr>
            <w:r>
              <w:rPr>
                <w:b/>
                <w:sz w:val="19"/>
                <w:lang w:val="vi-VN"/>
              </w:rPr>
              <w:t>I</w:t>
            </w:r>
          </w:p>
        </w:tc>
        <w:tc>
          <w:tcPr>
            <w:tcW w:w="2016" w:type="dxa"/>
            <w:shd w:val="clear" w:color="auto" w:fill="FFFFFF" w:themeFill="background1"/>
            <w:tcMar>
              <w:top w:w="70" w:type="dxa"/>
              <w:left w:w="90" w:type="dxa"/>
              <w:bottom w:w="70" w:type="dxa"/>
              <w:right w:w="90" w:type="dxa"/>
            </w:tcMar>
          </w:tcPr>
          <w:p w14:paraId="1E748DBD" w14:textId="77777777" w:rsidR="004875AD" w:rsidRPr="000A7FA1" w:rsidRDefault="00A57645">
            <w:pPr>
              <w:spacing w:after="0" w:line="276" w:lineRule="auto"/>
              <w:jc w:val="left"/>
              <w:rPr>
                <w:lang w:val="vi-VN"/>
              </w:rPr>
            </w:pPr>
            <w:r>
              <w:rPr>
                <w:sz w:val="19"/>
                <w:lang w:val="vi-VN"/>
              </w:rPr>
              <w:t>HỆ THỐNG DÀNH CHO QUẢN TRỊ VIÊN (ADMIN)</w:t>
            </w:r>
          </w:p>
        </w:tc>
        <w:tc>
          <w:tcPr>
            <w:tcW w:w="3312" w:type="dxa"/>
            <w:shd w:val="clear" w:color="auto" w:fill="FFFFFF" w:themeFill="background1"/>
            <w:tcMar>
              <w:top w:w="70" w:type="dxa"/>
              <w:left w:w="90" w:type="dxa"/>
              <w:bottom w:w="70" w:type="dxa"/>
              <w:right w:w="90" w:type="dxa"/>
            </w:tcMar>
          </w:tcPr>
          <w:p w14:paraId="786E5131" w14:textId="77777777" w:rsidR="004875AD" w:rsidRPr="000A7FA1" w:rsidRDefault="004875AD">
            <w:pPr>
              <w:spacing w:after="0" w:line="276" w:lineRule="auto"/>
              <w:jc w:val="left"/>
              <w:rPr>
                <w:lang w:val="vi-VN"/>
              </w:rPr>
            </w:pPr>
          </w:p>
        </w:tc>
        <w:tc>
          <w:tcPr>
            <w:tcW w:w="1080" w:type="dxa"/>
            <w:shd w:val="clear" w:color="auto" w:fill="FFFFFF" w:themeFill="background1"/>
            <w:tcMar>
              <w:top w:w="70" w:type="dxa"/>
              <w:left w:w="90" w:type="dxa"/>
              <w:bottom w:w="70" w:type="dxa"/>
              <w:right w:w="90" w:type="dxa"/>
            </w:tcMar>
          </w:tcPr>
          <w:p w14:paraId="3B2DB438" w14:textId="77777777" w:rsidR="004875AD" w:rsidRPr="000A7FA1" w:rsidRDefault="004875AD">
            <w:pPr>
              <w:spacing w:after="0" w:line="276" w:lineRule="auto"/>
              <w:jc w:val="center"/>
              <w:rPr>
                <w:lang w:val="vi-VN"/>
              </w:rPr>
            </w:pPr>
          </w:p>
        </w:tc>
        <w:tc>
          <w:tcPr>
            <w:tcW w:w="2592" w:type="dxa"/>
            <w:shd w:val="clear" w:color="auto" w:fill="FFFFFF" w:themeFill="background1"/>
            <w:tcMar>
              <w:top w:w="70" w:type="dxa"/>
              <w:left w:w="90" w:type="dxa"/>
              <w:bottom w:w="70" w:type="dxa"/>
              <w:right w:w="90" w:type="dxa"/>
            </w:tcMar>
          </w:tcPr>
          <w:p w14:paraId="6367A614" w14:textId="77777777" w:rsidR="004875AD" w:rsidRPr="000A7FA1" w:rsidRDefault="004875AD">
            <w:pPr>
              <w:spacing w:after="0" w:line="276" w:lineRule="auto"/>
              <w:jc w:val="left"/>
              <w:rPr>
                <w:lang w:val="vi-VN"/>
              </w:rPr>
            </w:pPr>
          </w:p>
        </w:tc>
      </w:tr>
      <w:tr w:rsidR="004875AD" w:rsidRPr="000A7FA1" w14:paraId="5A2C1C43" w14:textId="77777777" w:rsidTr="4EE489EC">
        <w:trPr>
          <w:cantSplit/>
          <w:jc w:val="center"/>
        </w:trPr>
        <w:tc>
          <w:tcPr>
            <w:tcW w:w="648" w:type="dxa"/>
            <w:shd w:val="clear" w:color="auto" w:fill="F9FBFD"/>
            <w:tcMar>
              <w:top w:w="70" w:type="dxa"/>
              <w:left w:w="90" w:type="dxa"/>
              <w:bottom w:w="70" w:type="dxa"/>
              <w:right w:w="90" w:type="dxa"/>
            </w:tcMar>
          </w:tcPr>
          <w:p w14:paraId="374E1917" w14:textId="77777777" w:rsidR="004875AD" w:rsidRPr="000A7FA1" w:rsidRDefault="00A57645">
            <w:pPr>
              <w:spacing w:after="0" w:line="276" w:lineRule="auto"/>
              <w:jc w:val="center"/>
              <w:rPr>
                <w:lang w:val="vi-VN"/>
              </w:rPr>
            </w:pPr>
            <w:r>
              <w:rPr>
                <w:b/>
                <w:sz w:val="19"/>
                <w:lang w:val="vi-VN"/>
              </w:rPr>
              <w:t>1</w:t>
            </w:r>
          </w:p>
        </w:tc>
        <w:tc>
          <w:tcPr>
            <w:tcW w:w="2016" w:type="dxa"/>
            <w:shd w:val="clear" w:color="auto" w:fill="F9FBFD"/>
            <w:tcMar>
              <w:top w:w="70" w:type="dxa"/>
              <w:left w:w="90" w:type="dxa"/>
              <w:bottom w:w="70" w:type="dxa"/>
              <w:right w:w="90" w:type="dxa"/>
            </w:tcMar>
          </w:tcPr>
          <w:p w14:paraId="4A256910" w14:textId="77777777" w:rsidR="004875AD" w:rsidRPr="000A7FA1" w:rsidRDefault="00A57645">
            <w:pPr>
              <w:spacing w:after="0" w:line="276" w:lineRule="auto"/>
              <w:jc w:val="left"/>
              <w:rPr>
                <w:lang w:val="vi-VN"/>
              </w:rPr>
            </w:pPr>
            <w:r>
              <w:rPr>
                <w:sz w:val="19"/>
                <w:lang w:val="vi-VN"/>
              </w:rPr>
              <w:t>1. Đăng nhập hệ thống</w:t>
            </w:r>
          </w:p>
        </w:tc>
        <w:tc>
          <w:tcPr>
            <w:tcW w:w="3312" w:type="dxa"/>
            <w:shd w:val="clear" w:color="auto" w:fill="F9FBFD"/>
            <w:tcMar>
              <w:top w:w="70" w:type="dxa"/>
              <w:left w:w="90" w:type="dxa"/>
              <w:bottom w:w="70" w:type="dxa"/>
              <w:right w:w="90" w:type="dxa"/>
            </w:tcMar>
          </w:tcPr>
          <w:p w14:paraId="183C5F42" w14:textId="77777777" w:rsidR="004875AD" w:rsidRPr="000A7FA1" w:rsidRDefault="00A57645">
            <w:pPr>
              <w:spacing w:after="0" w:line="276" w:lineRule="auto"/>
              <w:jc w:val="left"/>
              <w:rPr>
                <w:lang w:val="vi-VN"/>
              </w:rPr>
            </w:pPr>
            <w:r>
              <w:rPr>
                <w:sz w:val="19"/>
                <w:lang w:val="vi-VN"/>
              </w:rPr>
              <w:t>Sử dụng tài khoản/mật khẩu đăng nhập hệ thống quản trị.</w:t>
            </w:r>
          </w:p>
        </w:tc>
        <w:tc>
          <w:tcPr>
            <w:tcW w:w="1080" w:type="dxa"/>
            <w:shd w:val="clear" w:color="auto" w:fill="F9FBFD"/>
            <w:tcMar>
              <w:top w:w="70" w:type="dxa"/>
              <w:left w:w="90" w:type="dxa"/>
              <w:bottom w:w="70" w:type="dxa"/>
              <w:right w:w="90" w:type="dxa"/>
            </w:tcMar>
          </w:tcPr>
          <w:p w14:paraId="5F1F35A6"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4B5A16DE" w14:textId="77777777" w:rsidR="004875AD" w:rsidRPr="000A7FA1" w:rsidRDefault="00A57645">
            <w:pPr>
              <w:spacing w:after="0" w:line="276" w:lineRule="auto"/>
              <w:jc w:val="left"/>
              <w:rPr>
                <w:lang w:val="vi-VN"/>
              </w:rPr>
            </w:pPr>
            <w:r>
              <w:rPr>
                <w:sz w:val="19"/>
                <w:lang w:val="vi-VN"/>
              </w:rPr>
              <w:t>Hỗ trợ đăng nhập phân quyền bảo mật, tự động khóa sau 5 lần nhập sai, hỗ trợ 2FA.</w:t>
            </w:r>
          </w:p>
        </w:tc>
      </w:tr>
      <w:tr w:rsidR="004875AD" w:rsidRPr="000A7FA1" w14:paraId="48FA2010" w14:textId="77777777" w:rsidTr="4EE489EC">
        <w:trPr>
          <w:cantSplit/>
          <w:jc w:val="center"/>
        </w:trPr>
        <w:tc>
          <w:tcPr>
            <w:tcW w:w="648" w:type="dxa"/>
            <w:shd w:val="clear" w:color="auto" w:fill="FFFFFF" w:themeFill="background1"/>
            <w:tcMar>
              <w:top w:w="70" w:type="dxa"/>
              <w:left w:w="90" w:type="dxa"/>
              <w:bottom w:w="70" w:type="dxa"/>
              <w:right w:w="90" w:type="dxa"/>
            </w:tcMar>
          </w:tcPr>
          <w:p w14:paraId="69451978" w14:textId="77777777" w:rsidR="004875AD" w:rsidRPr="000A7FA1" w:rsidRDefault="00A57645">
            <w:pPr>
              <w:spacing w:after="0" w:line="276" w:lineRule="auto"/>
              <w:jc w:val="center"/>
              <w:rPr>
                <w:lang w:val="vi-VN"/>
              </w:rPr>
            </w:pPr>
            <w:r>
              <w:rPr>
                <w:b/>
                <w:sz w:val="19"/>
                <w:lang w:val="vi-VN"/>
              </w:rPr>
              <w:t>2</w:t>
            </w:r>
          </w:p>
        </w:tc>
        <w:tc>
          <w:tcPr>
            <w:tcW w:w="2016" w:type="dxa"/>
            <w:shd w:val="clear" w:color="auto" w:fill="FFFFFF" w:themeFill="background1"/>
            <w:tcMar>
              <w:top w:w="70" w:type="dxa"/>
              <w:left w:w="90" w:type="dxa"/>
              <w:bottom w:w="70" w:type="dxa"/>
              <w:right w:w="90" w:type="dxa"/>
            </w:tcMar>
          </w:tcPr>
          <w:p w14:paraId="1AEEF659" w14:textId="77777777" w:rsidR="004875AD" w:rsidRPr="000A7FA1" w:rsidRDefault="00A57645">
            <w:pPr>
              <w:spacing w:after="0" w:line="276" w:lineRule="auto"/>
              <w:jc w:val="left"/>
              <w:rPr>
                <w:lang w:val="vi-VN"/>
              </w:rPr>
            </w:pPr>
            <w:r>
              <w:rPr>
                <w:sz w:val="19"/>
                <w:lang w:val="vi-VN"/>
              </w:rPr>
              <w:t>2. Quản lý người dùng</w:t>
            </w:r>
          </w:p>
        </w:tc>
        <w:tc>
          <w:tcPr>
            <w:tcW w:w="3312" w:type="dxa"/>
            <w:shd w:val="clear" w:color="auto" w:fill="FFFFFF" w:themeFill="background1"/>
            <w:tcMar>
              <w:top w:w="70" w:type="dxa"/>
              <w:left w:w="90" w:type="dxa"/>
              <w:bottom w:w="70" w:type="dxa"/>
              <w:right w:w="90" w:type="dxa"/>
            </w:tcMar>
          </w:tcPr>
          <w:p w14:paraId="5C6D816F" w14:textId="77777777" w:rsidR="004875AD" w:rsidRPr="000A7FA1" w:rsidRDefault="00A57645">
            <w:pPr>
              <w:spacing w:after="0" w:line="276" w:lineRule="auto"/>
              <w:jc w:val="left"/>
              <w:rPr>
                <w:lang w:val="vi-VN"/>
              </w:rPr>
            </w:pPr>
            <w:r>
              <w:rPr>
                <w:sz w:val="19"/>
                <w:lang w:val="vi-VN"/>
              </w:rPr>
              <w:t>Dữ liệu người dùng khai báo trên hệ thống quản trị.</w:t>
            </w:r>
          </w:p>
        </w:tc>
        <w:tc>
          <w:tcPr>
            <w:tcW w:w="1080" w:type="dxa"/>
            <w:shd w:val="clear" w:color="auto" w:fill="FFFFFF" w:themeFill="background1"/>
            <w:tcMar>
              <w:top w:w="70" w:type="dxa"/>
              <w:left w:w="90" w:type="dxa"/>
              <w:bottom w:w="70" w:type="dxa"/>
              <w:right w:w="90" w:type="dxa"/>
            </w:tcMar>
          </w:tcPr>
          <w:p w14:paraId="700B55A4"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7DE15801" w14:textId="77777777" w:rsidR="004875AD" w:rsidRPr="000A7FA1" w:rsidRDefault="00A57645">
            <w:pPr>
              <w:spacing w:after="0" w:line="276" w:lineRule="auto"/>
              <w:jc w:val="left"/>
              <w:rPr>
                <w:lang w:val="vi-VN"/>
              </w:rPr>
            </w:pPr>
            <w:r>
              <w:rPr>
                <w:sz w:val="19"/>
                <w:lang w:val="vi-VN"/>
              </w:rPr>
              <w:t>Quản lý đầy đủ danh sách tài khoản, nhóm quyền, trạng thái kích hoạt/khóa tài khoản.</w:t>
            </w:r>
          </w:p>
        </w:tc>
      </w:tr>
      <w:tr w:rsidR="004875AD" w:rsidRPr="000A7FA1" w14:paraId="58701A66" w14:textId="77777777" w:rsidTr="4EE489EC">
        <w:trPr>
          <w:cantSplit/>
          <w:jc w:val="center"/>
        </w:trPr>
        <w:tc>
          <w:tcPr>
            <w:tcW w:w="648" w:type="dxa"/>
            <w:shd w:val="clear" w:color="auto" w:fill="F9FBFD"/>
            <w:tcMar>
              <w:top w:w="70" w:type="dxa"/>
              <w:left w:w="90" w:type="dxa"/>
              <w:bottom w:w="70" w:type="dxa"/>
              <w:right w:w="90" w:type="dxa"/>
            </w:tcMar>
          </w:tcPr>
          <w:p w14:paraId="3EACEFD6"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0B79BF69"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58B0CA61" w14:textId="77777777" w:rsidR="004875AD" w:rsidRPr="000A7FA1" w:rsidRDefault="00A57645">
            <w:pPr>
              <w:spacing w:after="0" w:line="276" w:lineRule="auto"/>
              <w:jc w:val="left"/>
              <w:rPr>
                <w:lang w:val="vi-VN"/>
              </w:rPr>
            </w:pPr>
            <w:r>
              <w:rPr>
                <w:sz w:val="19"/>
                <w:lang w:val="vi-VN"/>
              </w:rPr>
              <w:t>Tích hợp HRM để lấy dữ liệu người dùng / Cổ đông nội bộ.</w:t>
            </w:r>
          </w:p>
        </w:tc>
        <w:tc>
          <w:tcPr>
            <w:tcW w:w="1080" w:type="dxa"/>
            <w:shd w:val="clear" w:color="auto" w:fill="F9FBFD"/>
            <w:tcMar>
              <w:top w:w="70" w:type="dxa"/>
              <w:left w:w="90" w:type="dxa"/>
              <w:bottom w:w="70" w:type="dxa"/>
              <w:right w:w="90" w:type="dxa"/>
            </w:tcMar>
          </w:tcPr>
          <w:p w14:paraId="1150BDAA" w14:textId="77777777" w:rsidR="004875AD" w:rsidRPr="000A7FA1" w:rsidRDefault="00A57645">
            <w:pPr>
              <w:spacing w:after="0" w:line="276" w:lineRule="auto"/>
              <w:jc w:val="center"/>
              <w:rPr>
                <w:lang w:val="vi-VN"/>
              </w:rPr>
            </w:pPr>
            <w:r>
              <w:rPr>
                <w:b/>
                <w:color w:val="C05600"/>
                <w:sz w:val="19"/>
                <w:lang w:val="vi-VN"/>
              </w:rPr>
              <w:t>Tùy chỉnh (C)</w:t>
            </w:r>
          </w:p>
        </w:tc>
        <w:tc>
          <w:tcPr>
            <w:tcW w:w="2592" w:type="dxa"/>
            <w:shd w:val="clear" w:color="auto" w:fill="F9FBFD"/>
            <w:tcMar>
              <w:top w:w="70" w:type="dxa"/>
              <w:left w:w="90" w:type="dxa"/>
              <w:bottom w:w="70" w:type="dxa"/>
              <w:right w:w="90" w:type="dxa"/>
            </w:tcMar>
          </w:tcPr>
          <w:p w14:paraId="6188CEBD" w14:textId="77777777" w:rsidR="004875AD" w:rsidRPr="000A7FA1" w:rsidRDefault="00A57645">
            <w:pPr>
              <w:spacing w:after="0" w:line="276" w:lineRule="auto"/>
              <w:jc w:val="left"/>
              <w:rPr>
                <w:lang w:val="vi-VN"/>
              </w:rPr>
            </w:pPr>
            <w:r>
              <w:rPr>
                <w:sz w:val="19"/>
                <w:lang w:val="vi-VN"/>
              </w:rPr>
              <w:t>Cung cấp sẵn module API/Webservice kết nối trực tiếp với HRM của MBS để tự động đồng bộ danh sách cán bộ nhân viên và cổ đông nội bộ.</w:t>
            </w:r>
          </w:p>
        </w:tc>
      </w:tr>
      <w:tr w:rsidR="004875AD" w:rsidRPr="000A7FA1" w14:paraId="7C26B804" w14:textId="77777777" w:rsidTr="4EE489EC">
        <w:trPr>
          <w:cantSplit/>
          <w:jc w:val="center"/>
        </w:trPr>
        <w:tc>
          <w:tcPr>
            <w:tcW w:w="648" w:type="dxa"/>
            <w:shd w:val="clear" w:color="auto" w:fill="FFFFFF" w:themeFill="background1"/>
            <w:tcMar>
              <w:top w:w="70" w:type="dxa"/>
              <w:left w:w="90" w:type="dxa"/>
              <w:bottom w:w="70" w:type="dxa"/>
              <w:right w:w="90" w:type="dxa"/>
            </w:tcMar>
          </w:tcPr>
          <w:p w14:paraId="5FB1B0EA" w14:textId="77777777" w:rsidR="004875AD" w:rsidRPr="000A7FA1" w:rsidRDefault="00A57645">
            <w:pPr>
              <w:spacing w:after="0" w:line="276" w:lineRule="auto"/>
              <w:jc w:val="center"/>
              <w:rPr>
                <w:lang w:val="vi-VN"/>
              </w:rPr>
            </w:pPr>
            <w:r>
              <w:rPr>
                <w:b/>
                <w:sz w:val="19"/>
                <w:lang w:val="vi-VN"/>
              </w:rPr>
              <w:t>3</w:t>
            </w:r>
          </w:p>
        </w:tc>
        <w:tc>
          <w:tcPr>
            <w:tcW w:w="2016" w:type="dxa"/>
            <w:shd w:val="clear" w:color="auto" w:fill="FFFFFF" w:themeFill="background1"/>
            <w:tcMar>
              <w:top w:w="70" w:type="dxa"/>
              <w:left w:w="90" w:type="dxa"/>
              <w:bottom w:w="70" w:type="dxa"/>
              <w:right w:w="90" w:type="dxa"/>
            </w:tcMar>
          </w:tcPr>
          <w:p w14:paraId="3EDCF67F" w14:textId="77777777" w:rsidR="004875AD" w:rsidRPr="000A7FA1" w:rsidRDefault="00A57645">
            <w:pPr>
              <w:spacing w:after="0" w:line="276" w:lineRule="auto"/>
              <w:jc w:val="left"/>
              <w:rPr>
                <w:lang w:val="vi-VN"/>
              </w:rPr>
            </w:pPr>
            <w:r>
              <w:rPr>
                <w:sz w:val="19"/>
                <w:lang w:val="vi-VN"/>
              </w:rPr>
              <w:t>3. Quản lý danh sách cổ đông</w:t>
            </w:r>
          </w:p>
        </w:tc>
        <w:tc>
          <w:tcPr>
            <w:tcW w:w="3312" w:type="dxa"/>
            <w:shd w:val="clear" w:color="auto" w:fill="FFFFFF" w:themeFill="background1"/>
            <w:tcMar>
              <w:top w:w="70" w:type="dxa"/>
              <w:left w:w="90" w:type="dxa"/>
              <w:bottom w:w="70" w:type="dxa"/>
              <w:right w:w="90" w:type="dxa"/>
            </w:tcMar>
          </w:tcPr>
          <w:p w14:paraId="3DE938C8" w14:textId="77777777" w:rsidR="004875AD" w:rsidRPr="000A7FA1" w:rsidRDefault="00A57645">
            <w:pPr>
              <w:spacing w:after="0" w:line="276" w:lineRule="auto"/>
              <w:jc w:val="left"/>
              <w:rPr>
                <w:lang w:val="vi-VN"/>
              </w:rPr>
            </w:pPr>
            <w:r>
              <w:rPr>
                <w:sz w:val="19"/>
                <w:lang w:val="vi-VN"/>
              </w:rPr>
              <w:t>Dashboard cổ đông: Hiển thị tổng hợp theo ngày ĐKCC, cho phép xuất file.</w:t>
            </w:r>
          </w:p>
        </w:tc>
        <w:tc>
          <w:tcPr>
            <w:tcW w:w="1080" w:type="dxa"/>
            <w:shd w:val="clear" w:color="auto" w:fill="FFFFFF" w:themeFill="background1"/>
            <w:tcMar>
              <w:top w:w="70" w:type="dxa"/>
              <w:left w:w="90" w:type="dxa"/>
              <w:bottom w:w="70" w:type="dxa"/>
              <w:right w:w="90" w:type="dxa"/>
            </w:tcMar>
          </w:tcPr>
          <w:p w14:paraId="373437E9"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6951A4A8" w14:textId="77777777" w:rsidR="004875AD" w:rsidRPr="000A7FA1" w:rsidRDefault="00A57645">
            <w:pPr>
              <w:spacing w:after="0" w:line="276" w:lineRule="auto"/>
              <w:jc w:val="left"/>
              <w:rPr>
                <w:lang w:val="vi-VN"/>
              </w:rPr>
            </w:pPr>
            <w:r>
              <w:rPr>
                <w:sz w:val="19"/>
                <w:lang w:val="vi-VN"/>
              </w:rPr>
              <w:t>Dashboard trực quan với biểu đồ cơ cấu sở hữu, tỷ lệ trong nước/nước ngoài, cá nhân/tổ chức; xuất Excel/PDF chuẩn hóa.</w:t>
            </w:r>
          </w:p>
        </w:tc>
      </w:tr>
      <w:tr w:rsidR="004875AD" w:rsidRPr="000A7FA1" w14:paraId="63BD7BAD" w14:textId="77777777" w:rsidTr="4EE489EC">
        <w:trPr>
          <w:cantSplit/>
          <w:jc w:val="center"/>
        </w:trPr>
        <w:tc>
          <w:tcPr>
            <w:tcW w:w="648" w:type="dxa"/>
            <w:shd w:val="clear" w:color="auto" w:fill="F9FBFD"/>
            <w:tcMar>
              <w:top w:w="70" w:type="dxa"/>
              <w:left w:w="90" w:type="dxa"/>
              <w:bottom w:w="70" w:type="dxa"/>
              <w:right w:w="90" w:type="dxa"/>
            </w:tcMar>
          </w:tcPr>
          <w:p w14:paraId="746E5C5F"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48DAB082"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08B238C8" w14:textId="77777777" w:rsidR="004875AD" w:rsidRPr="000A7FA1" w:rsidRDefault="00A57645">
            <w:pPr>
              <w:spacing w:after="0" w:line="276" w:lineRule="auto"/>
              <w:jc w:val="left"/>
              <w:rPr>
                <w:lang w:val="vi-VN"/>
              </w:rPr>
            </w:pPr>
            <w:r>
              <w:rPr>
                <w:sz w:val="19"/>
                <w:lang w:val="vi-VN"/>
              </w:rPr>
              <w:t>Import danh sách cổ đông: Thêm mới cổ đông từ file Excel VSD.</w:t>
            </w:r>
          </w:p>
        </w:tc>
        <w:tc>
          <w:tcPr>
            <w:tcW w:w="1080" w:type="dxa"/>
            <w:shd w:val="clear" w:color="auto" w:fill="F9FBFD"/>
            <w:tcMar>
              <w:top w:w="70" w:type="dxa"/>
              <w:left w:w="90" w:type="dxa"/>
              <w:bottom w:w="70" w:type="dxa"/>
              <w:right w:w="90" w:type="dxa"/>
            </w:tcMar>
          </w:tcPr>
          <w:p w14:paraId="3839040F"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7E5D7E26" w14:textId="77777777" w:rsidR="004875AD" w:rsidRPr="000A7FA1" w:rsidRDefault="00A57645">
            <w:pPr>
              <w:spacing w:after="0" w:line="276" w:lineRule="auto"/>
              <w:jc w:val="left"/>
              <w:rPr>
                <w:lang w:val="vi-VN"/>
              </w:rPr>
            </w:pPr>
            <w:r>
              <w:rPr>
                <w:sz w:val="19"/>
                <w:lang w:val="vi-VN"/>
              </w:rPr>
              <w:t>Bộ công cụ Import thông minh, tự động chuẩn hóa dữ liệu từ file VSD, tự động kiểm tra trùng lặp, xác thực số CCCD/SĐKSH.</w:t>
            </w:r>
          </w:p>
        </w:tc>
      </w:tr>
      <w:tr w:rsidR="004875AD" w:rsidRPr="000A7FA1" w14:paraId="61768828" w14:textId="77777777" w:rsidTr="4EE489EC">
        <w:trPr>
          <w:cantSplit/>
          <w:jc w:val="center"/>
        </w:trPr>
        <w:tc>
          <w:tcPr>
            <w:tcW w:w="648" w:type="dxa"/>
            <w:shd w:val="clear" w:color="auto" w:fill="FFFFFF" w:themeFill="background1"/>
            <w:tcMar>
              <w:top w:w="70" w:type="dxa"/>
              <w:left w:w="90" w:type="dxa"/>
              <w:bottom w:w="70" w:type="dxa"/>
              <w:right w:w="90" w:type="dxa"/>
            </w:tcMar>
          </w:tcPr>
          <w:p w14:paraId="773E900F"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36298516"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71E37DB9" w14:textId="77777777" w:rsidR="004875AD" w:rsidRPr="000A7FA1" w:rsidRDefault="00A57645">
            <w:pPr>
              <w:spacing w:after="0" w:line="276" w:lineRule="auto"/>
              <w:jc w:val="left"/>
              <w:rPr>
                <w:lang w:val="vi-VN"/>
              </w:rPr>
            </w:pPr>
            <w:r>
              <w:rPr>
                <w:sz w:val="19"/>
                <w:lang w:val="vi-VN"/>
              </w:rPr>
              <w:t>Màn hình danh sách cổ đông: Chi tiết theo ngày ĐKCC, kết xuất file.</w:t>
            </w:r>
          </w:p>
        </w:tc>
        <w:tc>
          <w:tcPr>
            <w:tcW w:w="1080" w:type="dxa"/>
            <w:shd w:val="clear" w:color="auto" w:fill="FFFFFF" w:themeFill="background1"/>
            <w:tcMar>
              <w:top w:w="70" w:type="dxa"/>
              <w:left w:w="90" w:type="dxa"/>
              <w:bottom w:w="70" w:type="dxa"/>
              <w:right w:w="90" w:type="dxa"/>
            </w:tcMar>
          </w:tcPr>
          <w:p w14:paraId="3F5B0F27"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23612934" w14:textId="77777777" w:rsidR="004875AD" w:rsidRPr="000A7FA1" w:rsidRDefault="00A57645">
            <w:pPr>
              <w:spacing w:after="0" w:line="276" w:lineRule="auto"/>
              <w:jc w:val="left"/>
              <w:rPr>
                <w:lang w:val="vi-VN"/>
              </w:rPr>
            </w:pPr>
            <w:r>
              <w:rPr>
                <w:sz w:val="19"/>
                <w:lang w:val="vi-VN"/>
              </w:rPr>
              <w:t>Hiển thị đầy đủ danh sách, phân trang linh hoạt, lọc đa điều kiện, cho phép xuất dữ liệu phục vụ đối soát.</w:t>
            </w:r>
          </w:p>
        </w:tc>
      </w:tr>
      <w:tr w:rsidR="004875AD" w:rsidRPr="000A7FA1" w14:paraId="79C1A856" w14:textId="77777777" w:rsidTr="4EE489EC">
        <w:trPr>
          <w:cantSplit/>
          <w:jc w:val="center"/>
        </w:trPr>
        <w:tc>
          <w:tcPr>
            <w:tcW w:w="648" w:type="dxa"/>
            <w:shd w:val="clear" w:color="auto" w:fill="F9FBFD"/>
            <w:tcMar>
              <w:top w:w="70" w:type="dxa"/>
              <w:left w:w="90" w:type="dxa"/>
              <w:bottom w:w="70" w:type="dxa"/>
              <w:right w:w="90" w:type="dxa"/>
            </w:tcMar>
          </w:tcPr>
          <w:p w14:paraId="1B523F53"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3D540FFF"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5CF66FFE" w14:textId="77777777" w:rsidR="004875AD" w:rsidRPr="000A7FA1" w:rsidRDefault="00A57645">
            <w:pPr>
              <w:spacing w:after="0" w:line="276" w:lineRule="auto"/>
              <w:jc w:val="left"/>
              <w:rPr>
                <w:lang w:val="vi-VN"/>
              </w:rPr>
            </w:pPr>
            <w:r>
              <w:rPr>
                <w:sz w:val="19"/>
                <w:lang w:val="vi-VN"/>
              </w:rPr>
              <w:t>Tìm kiếm thông tin cổ đông: Tìm theo Tên / CCCD / Số ĐKSH / SĐT / Email.</w:t>
            </w:r>
          </w:p>
        </w:tc>
        <w:tc>
          <w:tcPr>
            <w:tcW w:w="1080" w:type="dxa"/>
            <w:shd w:val="clear" w:color="auto" w:fill="F9FBFD"/>
            <w:tcMar>
              <w:top w:w="70" w:type="dxa"/>
              <w:left w:w="90" w:type="dxa"/>
              <w:bottom w:w="70" w:type="dxa"/>
              <w:right w:w="90" w:type="dxa"/>
            </w:tcMar>
          </w:tcPr>
          <w:p w14:paraId="7533529D"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4CF54E17" w14:textId="77777777" w:rsidR="004875AD" w:rsidRPr="000A7FA1" w:rsidRDefault="00A57645">
            <w:pPr>
              <w:spacing w:after="0" w:line="276" w:lineRule="auto"/>
              <w:jc w:val="left"/>
              <w:rPr>
                <w:lang w:val="vi-VN"/>
              </w:rPr>
            </w:pPr>
            <w:r>
              <w:rPr>
                <w:sz w:val="19"/>
                <w:lang w:val="vi-VN"/>
              </w:rPr>
              <w:t>Công cụ tìm kiếm thông minh (Elasticsearch), tốc độ phản hồi &lt; 0.5s ngay cả với cơ sở dữ liệu hàng chục ngàn cổ đông.</w:t>
            </w:r>
          </w:p>
        </w:tc>
      </w:tr>
      <w:tr w:rsidR="004875AD" w:rsidRPr="000A7FA1" w14:paraId="6C240BCB" w14:textId="77777777" w:rsidTr="4EE489EC">
        <w:trPr>
          <w:cantSplit/>
          <w:jc w:val="center"/>
        </w:trPr>
        <w:tc>
          <w:tcPr>
            <w:tcW w:w="648" w:type="dxa"/>
            <w:shd w:val="clear" w:color="auto" w:fill="FFFFFF" w:themeFill="background1"/>
            <w:tcMar>
              <w:top w:w="70" w:type="dxa"/>
              <w:left w:w="90" w:type="dxa"/>
              <w:bottom w:w="70" w:type="dxa"/>
              <w:right w:w="90" w:type="dxa"/>
            </w:tcMar>
          </w:tcPr>
          <w:p w14:paraId="1563DF3C"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3377BB2B"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13542735" w14:textId="77777777" w:rsidR="004875AD" w:rsidRPr="000A7FA1" w:rsidRDefault="00A57645">
            <w:pPr>
              <w:spacing w:after="0" w:line="276" w:lineRule="auto"/>
              <w:jc w:val="left"/>
              <w:rPr>
                <w:lang w:val="vi-VN"/>
              </w:rPr>
            </w:pPr>
            <w:r>
              <w:rPr>
                <w:sz w:val="19"/>
                <w:lang w:val="vi-VN"/>
              </w:rPr>
              <w:t>Thông tin chi tiết lịch sử cổ đông: Chi tiết và lịch sử nắm giữ cổ phiếu.</w:t>
            </w:r>
          </w:p>
        </w:tc>
        <w:tc>
          <w:tcPr>
            <w:tcW w:w="1080" w:type="dxa"/>
            <w:shd w:val="clear" w:color="auto" w:fill="FFFFFF" w:themeFill="background1"/>
            <w:tcMar>
              <w:top w:w="70" w:type="dxa"/>
              <w:left w:w="90" w:type="dxa"/>
              <w:bottom w:w="70" w:type="dxa"/>
              <w:right w:w="90" w:type="dxa"/>
            </w:tcMar>
          </w:tcPr>
          <w:p w14:paraId="1E70D3C7"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6979439F" w14:textId="77777777" w:rsidR="004875AD" w:rsidRPr="000A7FA1" w:rsidRDefault="00A57645">
            <w:pPr>
              <w:spacing w:after="0" w:line="276" w:lineRule="auto"/>
              <w:jc w:val="left"/>
              <w:rPr>
                <w:lang w:val="vi-VN"/>
              </w:rPr>
            </w:pPr>
            <w:r>
              <w:rPr>
                <w:sz w:val="19"/>
                <w:lang w:val="vi-VN"/>
              </w:rPr>
              <w:t>Lưu trữ lịch sử biến động sở hữu qua các kỳ ĐHĐCĐ, lịch sử ủy quyền và lịch sử biểu quyết của từng cổ đông.</w:t>
            </w:r>
          </w:p>
        </w:tc>
      </w:tr>
      <w:tr w:rsidR="004875AD" w:rsidRPr="000A7FA1" w14:paraId="502058DA" w14:textId="77777777" w:rsidTr="4EE489EC">
        <w:trPr>
          <w:cantSplit/>
          <w:jc w:val="center"/>
        </w:trPr>
        <w:tc>
          <w:tcPr>
            <w:tcW w:w="648" w:type="dxa"/>
            <w:shd w:val="clear" w:color="auto" w:fill="F9FBFD"/>
            <w:tcMar>
              <w:top w:w="70" w:type="dxa"/>
              <w:left w:w="90" w:type="dxa"/>
              <w:bottom w:w="70" w:type="dxa"/>
              <w:right w:w="90" w:type="dxa"/>
            </w:tcMar>
          </w:tcPr>
          <w:p w14:paraId="3DE54D34" w14:textId="77777777" w:rsidR="004875AD" w:rsidRPr="000A7FA1" w:rsidRDefault="00A57645">
            <w:pPr>
              <w:spacing w:after="0" w:line="276" w:lineRule="auto"/>
              <w:jc w:val="center"/>
              <w:rPr>
                <w:lang w:val="vi-VN"/>
              </w:rPr>
            </w:pPr>
            <w:r>
              <w:rPr>
                <w:b/>
                <w:sz w:val="19"/>
                <w:lang w:val="vi-VN"/>
              </w:rPr>
              <w:t>4</w:t>
            </w:r>
          </w:p>
        </w:tc>
        <w:tc>
          <w:tcPr>
            <w:tcW w:w="2016" w:type="dxa"/>
            <w:shd w:val="clear" w:color="auto" w:fill="F9FBFD"/>
            <w:tcMar>
              <w:top w:w="70" w:type="dxa"/>
              <w:left w:w="90" w:type="dxa"/>
              <w:bottom w:w="70" w:type="dxa"/>
              <w:right w:w="90" w:type="dxa"/>
            </w:tcMar>
          </w:tcPr>
          <w:p w14:paraId="20CF9172" w14:textId="77777777" w:rsidR="004875AD" w:rsidRPr="000A7FA1" w:rsidRDefault="00A57645">
            <w:pPr>
              <w:spacing w:after="0" w:line="276" w:lineRule="auto"/>
              <w:jc w:val="left"/>
              <w:rPr>
                <w:lang w:val="vi-VN"/>
              </w:rPr>
            </w:pPr>
            <w:r>
              <w:rPr>
                <w:sz w:val="19"/>
                <w:lang w:val="vi-VN"/>
              </w:rPr>
              <w:t>4. Quản lý thông báo</w:t>
            </w:r>
          </w:p>
        </w:tc>
        <w:tc>
          <w:tcPr>
            <w:tcW w:w="3312" w:type="dxa"/>
            <w:shd w:val="clear" w:color="auto" w:fill="F9FBFD"/>
            <w:tcMar>
              <w:top w:w="70" w:type="dxa"/>
              <w:left w:w="90" w:type="dxa"/>
              <w:bottom w:w="70" w:type="dxa"/>
              <w:right w:w="90" w:type="dxa"/>
            </w:tcMar>
          </w:tcPr>
          <w:p w14:paraId="560B75D0" w14:textId="77777777" w:rsidR="004875AD" w:rsidRPr="000A7FA1" w:rsidRDefault="00A57645">
            <w:pPr>
              <w:spacing w:after="0" w:line="276" w:lineRule="auto"/>
              <w:jc w:val="left"/>
              <w:rPr>
                <w:lang w:val="vi-VN"/>
              </w:rPr>
            </w:pPr>
            <w:r>
              <w:rPr>
                <w:sz w:val="19"/>
                <w:lang w:val="vi-VN"/>
              </w:rPr>
              <w:t>Khởi tạo thông báo: Loại thông báo =&gt; Tên thông báo =&gt; Ngày/giờ thông báo.</w:t>
            </w:r>
          </w:p>
        </w:tc>
        <w:tc>
          <w:tcPr>
            <w:tcW w:w="1080" w:type="dxa"/>
            <w:shd w:val="clear" w:color="auto" w:fill="F9FBFD"/>
            <w:tcMar>
              <w:top w:w="70" w:type="dxa"/>
              <w:left w:w="90" w:type="dxa"/>
              <w:bottom w:w="70" w:type="dxa"/>
              <w:right w:w="90" w:type="dxa"/>
            </w:tcMar>
          </w:tcPr>
          <w:p w14:paraId="10B39DA2"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55B306FF" w14:textId="77777777" w:rsidR="004875AD" w:rsidRPr="000A7FA1" w:rsidRDefault="00A57645">
            <w:pPr>
              <w:spacing w:after="0" w:line="276" w:lineRule="auto"/>
              <w:jc w:val="left"/>
              <w:rPr>
                <w:lang w:val="vi-VN"/>
              </w:rPr>
            </w:pPr>
            <w:r>
              <w:rPr>
                <w:sz w:val="19"/>
                <w:lang w:val="vi-VN"/>
              </w:rPr>
              <w:t>Quy trình tạo thông báo chuẩn mực, hỗ trợ lên lịch phát hành tự động theo thời gian định trước.</w:t>
            </w:r>
          </w:p>
        </w:tc>
      </w:tr>
      <w:tr w:rsidR="004875AD" w:rsidRPr="000A7FA1" w14:paraId="1BA67888" w14:textId="77777777" w:rsidTr="4EE489EC">
        <w:trPr>
          <w:cantSplit/>
          <w:jc w:val="center"/>
        </w:trPr>
        <w:tc>
          <w:tcPr>
            <w:tcW w:w="648" w:type="dxa"/>
            <w:shd w:val="clear" w:color="auto" w:fill="FFFFFF" w:themeFill="background1"/>
            <w:tcMar>
              <w:top w:w="70" w:type="dxa"/>
              <w:left w:w="90" w:type="dxa"/>
              <w:bottom w:w="70" w:type="dxa"/>
              <w:right w:w="90" w:type="dxa"/>
            </w:tcMar>
          </w:tcPr>
          <w:p w14:paraId="03FD7279"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2D1D462E"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571A0B5B" w14:textId="77777777" w:rsidR="004875AD" w:rsidRPr="000A7FA1" w:rsidRDefault="00A57645">
            <w:pPr>
              <w:spacing w:after="0" w:line="276" w:lineRule="auto"/>
              <w:jc w:val="left"/>
              <w:rPr>
                <w:lang w:val="vi-VN"/>
              </w:rPr>
            </w:pPr>
            <w:r>
              <w:rPr>
                <w:sz w:val="19"/>
                <w:lang w:val="vi-VN"/>
              </w:rPr>
              <w:t>Nội dung, đính kèm mẫu thông báo, cấu hình đối tượng nhận và thời gian phản hồi; preview web/bản giấy.</w:t>
            </w:r>
          </w:p>
        </w:tc>
        <w:tc>
          <w:tcPr>
            <w:tcW w:w="1080" w:type="dxa"/>
            <w:shd w:val="clear" w:color="auto" w:fill="FFFFFF" w:themeFill="background1"/>
            <w:tcMar>
              <w:top w:w="70" w:type="dxa"/>
              <w:left w:w="90" w:type="dxa"/>
              <w:bottom w:w="70" w:type="dxa"/>
              <w:right w:w="90" w:type="dxa"/>
            </w:tcMar>
          </w:tcPr>
          <w:p w14:paraId="1D328830"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369F6305" w14:textId="77777777" w:rsidR="004875AD" w:rsidRPr="000A7FA1" w:rsidRDefault="00A57645">
            <w:pPr>
              <w:spacing w:after="0" w:line="276" w:lineRule="auto"/>
              <w:jc w:val="left"/>
              <w:rPr>
                <w:lang w:val="vi-VN"/>
              </w:rPr>
            </w:pPr>
            <w:r>
              <w:rPr>
                <w:sz w:val="19"/>
                <w:lang w:val="vi-VN"/>
              </w:rPr>
              <w:t>Trình soạn thảo WYSIWYG chuyên nghiệp, đính kèm file tài liệu (PDF, Word), cho phép xem trước giao diện web và bản in khổ A4.</w:t>
            </w:r>
          </w:p>
        </w:tc>
      </w:tr>
      <w:tr w:rsidR="004875AD" w:rsidRPr="000A7FA1" w14:paraId="6BD0D6C9" w14:textId="77777777" w:rsidTr="4EE489EC">
        <w:trPr>
          <w:cantSplit/>
          <w:jc w:val="center"/>
        </w:trPr>
        <w:tc>
          <w:tcPr>
            <w:tcW w:w="648" w:type="dxa"/>
            <w:shd w:val="clear" w:color="auto" w:fill="F9FBFD"/>
            <w:tcMar>
              <w:top w:w="70" w:type="dxa"/>
              <w:left w:w="90" w:type="dxa"/>
              <w:bottom w:w="70" w:type="dxa"/>
              <w:right w:w="90" w:type="dxa"/>
            </w:tcMar>
          </w:tcPr>
          <w:p w14:paraId="5C6AB858"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052EF7FE"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75EC6D96" w14:textId="77777777" w:rsidR="004875AD" w:rsidRPr="000A7FA1" w:rsidRDefault="00A57645">
            <w:pPr>
              <w:spacing w:after="0" w:line="276" w:lineRule="auto"/>
              <w:jc w:val="left"/>
              <w:rPr>
                <w:lang w:val="vi-VN"/>
              </w:rPr>
            </w:pPr>
            <w:r>
              <w:rPr>
                <w:sz w:val="19"/>
                <w:lang w:val="vi-VN"/>
              </w:rPr>
              <w:t>Danh sách cổ đông nhận thông báo + Trạng thái gửi thông báo.</w:t>
            </w:r>
          </w:p>
        </w:tc>
        <w:tc>
          <w:tcPr>
            <w:tcW w:w="1080" w:type="dxa"/>
            <w:shd w:val="clear" w:color="auto" w:fill="F9FBFD"/>
            <w:tcMar>
              <w:top w:w="70" w:type="dxa"/>
              <w:left w:w="90" w:type="dxa"/>
              <w:bottom w:w="70" w:type="dxa"/>
              <w:right w:w="90" w:type="dxa"/>
            </w:tcMar>
          </w:tcPr>
          <w:p w14:paraId="0A351B0B"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325B18BD" w14:textId="77777777" w:rsidR="004875AD" w:rsidRPr="000A7FA1" w:rsidRDefault="00A57645">
            <w:pPr>
              <w:spacing w:after="0" w:line="276" w:lineRule="auto"/>
              <w:jc w:val="left"/>
              <w:rPr>
                <w:lang w:val="vi-VN"/>
              </w:rPr>
            </w:pPr>
            <w:r>
              <w:rPr>
                <w:sz w:val="19"/>
                <w:lang w:val="vi-VN"/>
              </w:rPr>
              <w:t>Theo dõi chi tiết trạng thái gửi: Đã gửi, Đã nhận, Đã đọc, Lỗi gửi; hỗ trợ cơ chế tự động gửi lại cho các lượt lỗi.</w:t>
            </w:r>
          </w:p>
        </w:tc>
      </w:tr>
      <w:tr w:rsidR="004875AD" w:rsidRPr="000A7FA1" w14:paraId="2E2CD3DA" w14:textId="77777777" w:rsidTr="4EE489EC">
        <w:trPr>
          <w:cantSplit/>
          <w:jc w:val="center"/>
        </w:trPr>
        <w:tc>
          <w:tcPr>
            <w:tcW w:w="648" w:type="dxa"/>
            <w:shd w:val="clear" w:color="auto" w:fill="FFFFFF" w:themeFill="background1"/>
            <w:tcMar>
              <w:top w:w="70" w:type="dxa"/>
              <w:left w:w="90" w:type="dxa"/>
              <w:bottom w:w="70" w:type="dxa"/>
              <w:right w:w="90" w:type="dxa"/>
            </w:tcMar>
          </w:tcPr>
          <w:p w14:paraId="45CCCBD7"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5CB4C375"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1DBB3CDE" w14:textId="77777777" w:rsidR="004875AD" w:rsidRPr="000A7FA1" w:rsidRDefault="00A57645">
            <w:pPr>
              <w:spacing w:after="0" w:line="276" w:lineRule="auto"/>
              <w:jc w:val="left"/>
              <w:rPr>
                <w:lang w:val="vi-VN"/>
              </w:rPr>
            </w:pPr>
            <w:r>
              <w:rPr>
                <w:sz w:val="19"/>
                <w:lang w:val="vi-VN"/>
              </w:rPr>
              <w:t>Gửi thông báo qua kênh điện tử (Email + SMS Brandname và/hoặc App MBS).</w:t>
            </w:r>
          </w:p>
        </w:tc>
        <w:tc>
          <w:tcPr>
            <w:tcW w:w="1080" w:type="dxa"/>
            <w:shd w:val="clear" w:color="auto" w:fill="FFFFFF" w:themeFill="background1"/>
            <w:tcMar>
              <w:top w:w="70" w:type="dxa"/>
              <w:left w:w="90" w:type="dxa"/>
              <w:bottom w:w="70" w:type="dxa"/>
              <w:right w:w="90" w:type="dxa"/>
            </w:tcMar>
          </w:tcPr>
          <w:p w14:paraId="331AD090" w14:textId="77777777" w:rsidR="004875AD" w:rsidRPr="000A7FA1" w:rsidRDefault="00A57645">
            <w:pPr>
              <w:spacing w:after="0" w:line="276" w:lineRule="auto"/>
              <w:jc w:val="center"/>
              <w:rPr>
                <w:lang w:val="vi-VN"/>
              </w:rPr>
            </w:pPr>
            <w:r>
              <w:rPr>
                <w:b/>
                <w:color w:val="C05600"/>
                <w:sz w:val="19"/>
                <w:lang w:val="vi-VN"/>
              </w:rPr>
              <w:t>Tùy chỉnh (C)</w:t>
            </w:r>
          </w:p>
        </w:tc>
        <w:tc>
          <w:tcPr>
            <w:tcW w:w="2592" w:type="dxa"/>
            <w:shd w:val="clear" w:color="auto" w:fill="FFFFFF" w:themeFill="background1"/>
            <w:tcMar>
              <w:top w:w="70" w:type="dxa"/>
              <w:left w:w="90" w:type="dxa"/>
              <w:bottom w:w="70" w:type="dxa"/>
              <w:right w:w="90" w:type="dxa"/>
            </w:tcMar>
          </w:tcPr>
          <w:p w14:paraId="26BFFBD5" w14:textId="77777777" w:rsidR="004875AD" w:rsidRPr="000A7FA1" w:rsidRDefault="00A57645">
            <w:pPr>
              <w:spacing w:after="0" w:line="276" w:lineRule="auto"/>
              <w:jc w:val="left"/>
              <w:rPr>
                <w:lang w:val="vi-VN"/>
              </w:rPr>
            </w:pPr>
            <w:r>
              <w:rPr>
                <w:sz w:val="19"/>
                <w:lang w:val="vi-VN"/>
              </w:rPr>
              <w:t>Tích hợp sẵn Email Gateway &amp; SMS Gateway. Cung cấp API Webhook để đẩy thông báo Notification sang App MBS.</w:t>
            </w:r>
          </w:p>
        </w:tc>
      </w:tr>
      <w:tr w:rsidR="004875AD" w:rsidRPr="000A7FA1" w14:paraId="02B81EFE" w14:textId="77777777" w:rsidTr="4EE489EC">
        <w:trPr>
          <w:cantSplit/>
          <w:jc w:val="center"/>
        </w:trPr>
        <w:tc>
          <w:tcPr>
            <w:tcW w:w="648" w:type="dxa"/>
            <w:shd w:val="clear" w:color="auto" w:fill="F9FBFD"/>
            <w:tcMar>
              <w:top w:w="70" w:type="dxa"/>
              <w:left w:w="90" w:type="dxa"/>
              <w:bottom w:w="70" w:type="dxa"/>
              <w:right w:w="90" w:type="dxa"/>
            </w:tcMar>
          </w:tcPr>
          <w:p w14:paraId="08C811E3"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7E62F413"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353A691A" w14:textId="77777777" w:rsidR="004875AD" w:rsidRPr="000A7FA1" w:rsidRDefault="00A57645">
            <w:pPr>
              <w:spacing w:after="0" w:line="276" w:lineRule="auto"/>
              <w:jc w:val="left"/>
              <w:rPr>
                <w:lang w:val="vi-VN"/>
              </w:rPr>
            </w:pPr>
            <w:r>
              <w:rPr>
                <w:sz w:val="19"/>
                <w:lang w:val="vi-VN"/>
              </w:rPr>
              <w:t>In/Tải thông báo; Báo cáo, kết xuất file báo cáo; Chi tiết thông báo.</w:t>
            </w:r>
          </w:p>
        </w:tc>
        <w:tc>
          <w:tcPr>
            <w:tcW w:w="1080" w:type="dxa"/>
            <w:shd w:val="clear" w:color="auto" w:fill="F9FBFD"/>
            <w:tcMar>
              <w:top w:w="70" w:type="dxa"/>
              <w:left w:w="90" w:type="dxa"/>
              <w:bottom w:w="70" w:type="dxa"/>
              <w:right w:w="90" w:type="dxa"/>
            </w:tcMar>
          </w:tcPr>
          <w:p w14:paraId="1CDEC903"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29D24545" w14:textId="77777777" w:rsidR="004875AD" w:rsidRPr="000A7FA1" w:rsidRDefault="00A57645">
            <w:pPr>
              <w:spacing w:after="0" w:line="276" w:lineRule="auto"/>
              <w:jc w:val="left"/>
              <w:rPr>
                <w:lang w:val="vi-VN"/>
              </w:rPr>
            </w:pPr>
            <w:r>
              <w:rPr>
                <w:sz w:val="19"/>
                <w:lang w:val="vi-VN"/>
              </w:rPr>
              <w:t>Hỗ trợ xuất file in hàng loạt có chèn mã vạch/mã QR; kết xuất báo cáo thống kê tỷ lệ tiếp cận thông báo.</w:t>
            </w:r>
          </w:p>
        </w:tc>
      </w:tr>
      <w:tr w:rsidR="004875AD" w:rsidRPr="000A7FA1" w14:paraId="19EAC811" w14:textId="77777777" w:rsidTr="4EE489EC">
        <w:trPr>
          <w:cantSplit/>
          <w:jc w:val="center"/>
        </w:trPr>
        <w:tc>
          <w:tcPr>
            <w:tcW w:w="648" w:type="dxa"/>
            <w:shd w:val="clear" w:color="auto" w:fill="FFFFFF" w:themeFill="background1"/>
            <w:tcMar>
              <w:top w:w="70" w:type="dxa"/>
              <w:left w:w="90" w:type="dxa"/>
              <w:bottom w:w="70" w:type="dxa"/>
              <w:right w:w="90" w:type="dxa"/>
            </w:tcMar>
          </w:tcPr>
          <w:p w14:paraId="6C89AF37" w14:textId="77777777" w:rsidR="004875AD" w:rsidRPr="000A7FA1" w:rsidRDefault="00A57645">
            <w:pPr>
              <w:spacing w:after="0" w:line="276" w:lineRule="auto"/>
              <w:jc w:val="center"/>
              <w:rPr>
                <w:lang w:val="vi-VN"/>
              </w:rPr>
            </w:pPr>
            <w:r>
              <w:rPr>
                <w:b/>
                <w:sz w:val="19"/>
                <w:lang w:val="vi-VN"/>
              </w:rPr>
              <w:t>5</w:t>
            </w:r>
          </w:p>
        </w:tc>
        <w:tc>
          <w:tcPr>
            <w:tcW w:w="2016" w:type="dxa"/>
            <w:shd w:val="clear" w:color="auto" w:fill="FFFFFF" w:themeFill="background1"/>
            <w:tcMar>
              <w:top w:w="70" w:type="dxa"/>
              <w:left w:w="90" w:type="dxa"/>
              <w:bottom w:w="70" w:type="dxa"/>
              <w:right w:w="90" w:type="dxa"/>
            </w:tcMar>
          </w:tcPr>
          <w:p w14:paraId="7913D2FB" w14:textId="77777777" w:rsidR="004875AD" w:rsidRPr="000A7FA1" w:rsidRDefault="00A57645">
            <w:pPr>
              <w:spacing w:after="0" w:line="276" w:lineRule="auto"/>
              <w:jc w:val="left"/>
              <w:rPr>
                <w:lang w:val="vi-VN"/>
              </w:rPr>
            </w:pPr>
            <w:r>
              <w:rPr>
                <w:sz w:val="19"/>
                <w:lang w:val="vi-VN"/>
              </w:rPr>
              <w:t>5. Quản lý lấy ý kiến cổ đông</w:t>
            </w:r>
          </w:p>
        </w:tc>
        <w:tc>
          <w:tcPr>
            <w:tcW w:w="3312" w:type="dxa"/>
            <w:shd w:val="clear" w:color="auto" w:fill="FFFFFF" w:themeFill="background1"/>
            <w:tcMar>
              <w:top w:w="70" w:type="dxa"/>
              <w:left w:w="90" w:type="dxa"/>
              <w:bottom w:w="70" w:type="dxa"/>
              <w:right w:w="90" w:type="dxa"/>
            </w:tcMar>
          </w:tcPr>
          <w:p w14:paraId="0891DDA6" w14:textId="77777777" w:rsidR="004875AD" w:rsidRPr="000A7FA1" w:rsidRDefault="00A57645">
            <w:pPr>
              <w:spacing w:after="0" w:line="276" w:lineRule="auto"/>
              <w:jc w:val="left"/>
              <w:rPr>
                <w:lang w:val="vi-VN"/>
              </w:rPr>
            </w:pPr>
            <w:r>
              <w:rPr>
                <w:sz w:val="19"/>
                <w:lang w:val="vi-VN"/>
              </w:rPr>
              <w:t>Danh sách chương trình lấy ý kiến theo dạng lịch trực quan.</w:t>
            </w:r>
          </w:p>
        </w:tc>
        <w:tc>
          <w:tcPr>
            <w:tcW w:w="1080" w:type="dxa"/>
            <w:shd w:val="clear" w:color="auto" w:fill="FFFFFF" w:themeFill="background1"/>
            <w:tcMar>
              <w:top w:w="70" w:type="dxa"/>
              <w:left w:w="90" w:type="dxa"/>
              <w:bottom w:w="70" w:type="dxa"/>
              <w:right w:w="90" w:type="dxa"/>
            </w:tcMar>
          </w:tcPr>
          <w:p w14:paraId="5EF0E386"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5A556AB0" w14:textId="77777777" w:rsidR="004875AD" w:rsidRPr="000A7FA1" w:rsidRDefault="00A57645">
            <w:pPr>
              <w:spacing w:after="0" w:line="276" w:lineRule="auto"/>
              <w:jc w:val="left"/>
              <w:rPr>
                <w:lang w:val="vi-VN"/>
              </w:rPr>
            </w:pPr>
            <w:r>
              <w:rPr>
                <w:sz w:val="19"/>
                <w:lang w:val="vi-VN"/>
              </w:rPr>
              <w:t>Hiển thị lịch trình trực quan các đợt lấy ý kiến cổ đông bằng văn bản trong năm tài chính.</w:t>
            </w:r>
          </w:p>
        </w:tc>
      </w:tr>
      <w:tr w:rsidR="004875AD" w:rsidRPr="000A7FA1" w14:paraId="680207F4" w14:textId="77777777" w:rsidTr="4EE489EC">
        <w:trPr>
          <w:cantSplit/>
          <w:jc w:val="center"/>
        </w:trPr>
        <w:tc>
          <w:tcPr>
            <w:tcW w:w="648" w:type="dxa"/>
            <w:shd w:val="clear" w:color="auto" w:fill="F9FBFD"/>
            <w:tcMar>
              <w:top w:w="70" w:type="dxa"/>
              <w:left w:w="90" w:type="dxa"/>
              <w:bottom w:w="70" w:type="dxa"/>
              <w:right w:w="90" w:type="dxa"/>
            </w:tcMar>
          </w:tcPr>
          <w:p w14:paraId="5F09FDC1"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1D58BD31"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705EBFBD" w14:textId="77777777" w:rsidR="004875AD" w:rsidRPr="000A7FA1" w:rsidRDefault="00A57645">
            <w:pPr>
              <w:spacing w:after="0" w:line="276" w:lineRule="auto"/>
              <w:jc w:val="left"/>
              <w:rPr>
                <w:lang w:val="vi-VN"/>
              </w:rPr>
            </w:pPr>
            <w:r>
              <w:rPr>
                <w:sz w:val="19"/>
                <w:lang w:val="vi-VN"/>
              </w:rPr>
              <w:t>Khởi tạo chương trình: Tên, mã, thời gian bắt đầu/kết thúc; Lên kế hoạch công việc chuẩn bị, triển khai, hoàn thành.</w:t>
            </w:r>
          </w:p>
        </w:tc>
        <w:tc>
          <w:tcPr>
            <w:tcW w:w="1080" w:type="dxa"/>
            <w:shd w:val="clear" w:color="auto" w:fill="F9FBFD"/>
            <w:tcMar>
              <w:top w:w="70" w:type="dxa"/>
              <w:left w:w="90" w:type="dxa"/>
              <w:bottom w:w="70" w:type="dxa"/>
              <w:right w:w="90" w:type="dxa"/>
            </w:tcMar>
          </w:tcPr>
          <w:p w14:paraId="7DEEA5AD"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4756CCF7" w14:textId="77777777" w:rsidR="004875AD" w:rsidRPr="000A7FA1" w:rsidRDefault="00A57645">
            <w:pPr>
              <w:spacing w:after="0" w:line="276" w:lineRule="auto"/>
              <w:jc w:val="left"/>
              <w:rPr>
                <w:lang w:val="vi-VN"/>
              </w:rPr>
            </w:pPr>
            <w:r>
              <w:rPr>
                <w:sz w:val="19"/>
                <w:lang w:val="vi-VN"/>
              </w:rPr>
              <w:t>Hỗ trợ thiết lập tiến độ (Gantt chart), phân công trách nhiệm cho các bộ phận chuẩn bị, tự động nhắc việc.</w:t>
            </w:r>
          </w:p>
        </w:tc>
      </w:tr>
      <w:tr w:rsidR="004875AD" w:rsidRPr="000A7FA1" w14:paraId="3F38051B" w14:textId="77777777" w:rsidTr="4EE489EC">
        <w:trPr>
          <w:cantSplit/>
          <w:jc w:val="center"/>
        </w:trPr>
        <w:tc>
          <w:tcPr>
            <w:tcW w:w="648" w:type="dxa"/>
            <w:shd w:val="clear" w:color="auto" w:fill="FFFFFF" w:themeFill="background1"/>
            <w:tcMar>
              <w:top w:w="70" w:type="dxa"/>
              <w:left w:w="90" w:type="dxa"/>
              <w:bottom w:w="70" w:type="dxa"/>
              <w:right w:w="90" w:type="dxa"/>
            </w:tcMar>
          </w:tcPr>
          <w:p w14:paraId="30F80EE2"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375FB584"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6DC35261" w14:textId="77777777" w:rsidR="004875AD" w:rsidRPr="000A7FA1" w:rsidRDefault="00A57645">
            <w:pPr>
              <w:spacing w:after="0" w:line="276" w:lineRule="auto"/>
              <w:jc w:val="left"/>
              <w:rPr>
                <w:lang w:val="vi-VN"/>
              </w:rPr>
            </w:pPr>
            <w:r>
              <w:rPr>
                <w:sz w:val="19"/>
                <w:lang w:val="vi-VN"/>
              </w:rPr>
              <w:t>Thông tin chung TCPH, tài liệu đính kèm, soạn thảo mục đích, nội dung phiếu ý kiến, preview online/bản giấy.</w:t>
            </w:r>
          </w:p>
        </w:tc>
        <w:tc>
          <w:tcPr>
            <w:tcW w:w="1080" w:type="dxa"/>
            <w:shd w:val="clear" w:color="auto" w:fill="FFFFFF" w:themeFill="background1"/>
            <w:tcMar>
              <w:top w:w="70" w:type="dxa"/>
              <w:left w:w="90" w:type="dxa"/>
              <w:bottom w:w="70" w:type="dxa"/>
              <w:right w:w="90" w:type="dxa"/>
            </w:tcMar>
          </w:tcPr>
          <w:p w14:paraId="793C53BD"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1A656748" w14:textId="77777777" w:rsidR="004875AD" w:rsidRPr="000A7FA1" w:rsidRDefault="00A57645">
            <w:pPr>
              <w:spacing w:after="0" w:line="276" w:lineRule="auto"/>
              <w:jc w:val="left"/>
              <w:rPr>
                <w:lang w:val="vi-VN"/>
              </w:rPr>
            </w:pPr>
            <w:r>
              <w:rPr>
                <w:sz w:val="19"/>
                <w:lang w:val="vi-VN"/>
              </w:rPr>
              <w:t>Quản lý tập trung tài liệu, thiết lập mẫu phiếu ý kiến điện tử và mẫu phiếu in gửi bưu điện hoàn toàn đồng nhất.</w:t>
            </w:r>
          </w:p>
        </w:tc>
      </w:tr>
      <w:tr w:rsidR="004875AD" w:rsidRPr="000A7FA1" w14:paraId="6C467AA1" w14:textId="77777777" w:rsidTr="4EE489EC">
        <w:trPr>
          <w:cantSplit/>
          <w:jc w:val="center"/>
        </w:trPr>
        <w:tc>
          <w:tcPr>
            <w:tcW w:w="648" w:type="dxa"/>
            <w:shd w:val="clear" w:color="auto" w:fill="F9FBFD"/>
            <w:tcMar>
              <w:top w:w="70" w:type="dxa"/>
              <w:left w:w="90" w:type="dxa"/>
              <w:bottom w:w="70" w:type="dxa"/>
              <w:right w:w="90" w:type="dxa"/>
            </w:tcMar>
          </w:tcPr>
          <w:p w14:paraId="6328AF61"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2ADCFC86"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7AD063D0" w14:textId="77777777" w:rsidR="004875AD" w:rsidRPr="000A7FA1" w:rsidRDefault="00A57645">
            <w:pPr>
              <w:spacing w:after="0" w:line="276" w:lineRule="auto"/>
              <w:jc w:val="left"/>
              <w:rPr>
                <w:lang w:val="vi-VN"/>
              </w:rPr>
            </w:pPr>
            <w:r>
              <w:rPr>
                <w:sz w:val="19"/>
                <w:lang w:val="vi-VN"/>
              </w:rPr>
              <w:t>Dashboard danh sách cổ đông ĐKCC; Danh sách gửi phiếu + trạng thái; In/tải phiếu ý kiến bản giấy gửi cổ đông.</w:t>
            </w:r>
          </w:p>
        </w:tc>
        <w:tc>
          <w:tcPr>
            <w:tcW w:w="1080" w:type="dxa"/>
            <w:shd w:val="clear" w:color="auto" w:fill="F9FBFD"/>
            <w:tcMar>
              <w:top w:w="70" w:type="dxa"/>
              <w:left w:w="90" w:type="dxa"/>
              <w:bottom w:w="70" w:type="dxa"/>
              <w:right w:w="90" w:type="dxa"/>
            </w:tcMar>
          </w:tcPr>
          <w:p w14:paraId="2792192D" w14:textId="7B088958"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2ADC9B81" w14:textId="77777777" w:rsidR="004875AD" w:rsidRPr="000A7FA1" w:rsidRDefault="4EE489EC">
            <w:pPr>
              <w:spacing w:after="0" w:line="276" w:lineRule="auto"/>
              <w:jc w:val="left"/>
              <w:rPr>
                <w:lang w:val="vi-VN"/>
              </w:rPr>
            </w:pPr>
            <w:commentRangeStart w:id="13"/>
            <w:del w:id="14" w:author="Claude" w:date="2026-10-01T10:00:00Z">
              <w:r>
                <w:rPr>
                  <w:sz w:val="19"/>
                  <w:szCs w:val="19"/>
                  <w:lang w:val="vi-VN"/>
                </w:rPr>
                <w:delText>Hỗ trợ sinh mã định danh và mã QR riêng cho từng phiếu giấy để kiểm soát việc gửi - nhận qua đường bưu điện.</w:delText>
              </w:r>
            </w:del>
            <w:ins w:id="15" w:author="Claude" w:date="2026-10-01T10:00:00Z">
              <w:r>
                <w:rPr>
                  <w:sz w:val="19"/>
                  <w:szCs w:val="19"/>
                  <w:lang w:val="vi-VN"/>
                </w:rPr>
                <w:t>Chỉ điền thông tin cổ đông vào mẫu phiếu đã được MBS tải lên; không sinh mã định danh hoặc mã QR riêng cho phiếu gửi qua bưu điện.</w:t>
              </w:r>
            </w:ins>
            <w:commentRangeEnd w:id="13"/>
            <w:r>
              <w:rPr>
                <w:rStyle w:val="CommentReference"/>
                <w:sz w:val="26"/>
                <w:szCs w:val="22"/>
                <w:lang w:val="vi-VN"/>
              </w:rPr>
              <w:commentReference w:id="13"/>
            </w:r>
          </w:p>
        </w:tc>
      </w:tr>
      <w:tr w:rsidR="004875AD" w:rsidRPr="000A7FA1" w14:paraId="13A99FDD" w14:textId="77777777" w:rsidTr="4EE489EC">
        <w:trPr>
          <w:cantSplit/>
          <w:jc w:val="center"/>
        </w:trPr>
        <w:tc>
          <w:tcPr>
            <w:tcW w:w="648" w:type="dxa"/>
            <w:shd w:val="clear" w:color="auto" w:fill="FFFFFF" w:themeFill="background1"/>
            <w:tcMar>
              <w:top w:w="70" w:type="dxa"/>
              <w:left w:w="90" w:type="dxa"/>
              <w:bottom w:w="70" w:type="dxa"/>
              <w:right w:w="90" w:type="dxa"/>
            </w:tcMar>
          </w:tcPr>
          <w:p w14:paraId="66DB595D"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08002DC3"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09E857AD" w14:textId="77777777" w:rsidR="004875AD" w:rsidRPr="000A7FA1" w:rsidRDefault="00A57645">
            <w:pPr>
              <w:spacing w:after="0" w:line="276" w:lineRule="auto"/>
              <w:jc w:val="left"/>
              <w:rPr>
                <w:lang w:val="vi-VN"/>
              </w:rPr>
            </w:pPr>
            <w:r>
              <w:rPr>
                <w:sz w:val="19"/>
                <w:lang w:val="vi-VN"/>
              </w:rPr>
              <w:t>Ghi nhận kết quả cổ đông phản hồi phiếu ý kiến.</w:t>
            </w:r>
          </w:p>
        </w:tc>
        <w:tc>
          <w:tcPr>
            <w:tcW w:w="1080" w:type="dxa"/>
            <w:shd w:val="clear" w:color="auto" w:fill="FFFFFF" w:themeFill="background1"/>
            <w:tcMar>
              <w:top w:w="70" w:type="dxa"/>
              <w:left w:w="90" w:type="dxa"/>
              <w:bottom w:w="70" w:type="dxa"/>
              <w:right w:w="90" w:type="dxa"/>
            </w:tcMar>
          </w:tcPr>
          <w:p w14:paraId="3178466A"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6E321DAE" w14:textId="77777777" w:rsidR="004875AD" w:rsidRPr="000A7FA1" w:rsidRDefault="00A57645">
            <w:pPr>
              <w:spacing w:after="0" w:line="276" w:lineRule="auto"/>
              <w:jc w:val="left"/>
              <w:rPr>
                <w:lang w:val="vi-VN"/>
              </w:rPr>
            </w:pPr>
            <w:r>
              <w:rPr>
                <w:sz w:val="19"/>
                <w:lang w:val="vi-VN"/>
              </w:rPr>
              <w:t>Tự động ghi nhận phiếu ý kiến nộp online; giao diện nhập liệu nhanh cho phiếu gửi qua bưu điện có đối soát chéo.</w:t>
            </w:r>
          </w:p>
        </w:tc>
      </w:tr>
      <w:tr w:rsidR="004875AD" w:rsidRPr="000A7FA1" w14:paraId="07AC389D" w14:textId="77777777" w:rsidTr="4EE489EC">
        <w:trPr>
          <w:cantSplit/>
          <w:jc w:val="center"/>
        </w:trPr>
        <w:tc>
          <w:tcPr>
            <w:tcW w:w="648" w:type="dxa"/>
            <w:shd w:val="clear" w:color="auto" w:fill="F9FBFD"/>
            <w:tcMar>
              <w:top w:w="70" w:type="dxa"/>
              <w:left w:w="90" w:type="dxa"/>
              <w:bottom w:w="70" w:type="dxa"/>
              <w:right w:w="90" w:type="dxa"/>
            </w:tcMar>
          </w:tcPr>
          <w:p w14:paraId="6D669A4E"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143A84F2"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240AECE4" w14:textId="77777777" w:rsidR="004875AD" w:rsidRPr="000A7FA1" w:rsidRDefault="00A57645">
            <w:pPr>
              <w:spacing w:after="0" w:line="276" w:lineRule="auto"/>
              <w:jc w:val="left"/>
              <w:rPr>
                <w:lang w:val="vi-VN"/>
              </w:rPr>
            </w:pPr>
            <w:r>
              <w:rPr>
                <w:sz w:val="19"/>
                <w:lang w:val="vi-VN"/>
              </w:rPr>
              <w:t>Tạo thông tin ủy quyền + Quản lý DS ủy quyền; Tải file; Đọc OCR phiếu ủy quyền.</w:t>
            </w:r>
          </w:p>
        </w:tc>
        <w:tc>
          <w:tcPr>
            <w:tcW w:w="1080" w:type="dxa"/>
            <w:shd w:val="clear" w:color="auto" w:fill="F9FBFD"/>
            <w:tcMar>
              <w:top w:w="70" w:type="dxa"/>
              <w:left w:w="90" w:type="dxa"/>
              <w:bottom w:w="70" w:type="dxa"/>
              <w:right w:w="90" w:type="dxa"/>
            </w:tcMar>
          </w:tcPr>
          <w:p w14:paraId="522EAA6A" w14:textId="1189FE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634C7833" w14:textId="77777777" w:rsidR="004875AD" w:rsidRPr="000A7FA1" w:rsidRDefault="4EE489EC">
            <w:pPr>
              <w:spacing w:after="0" w:line="276" w:lineRule="auto"/>
              <w:jc w:val="left"/>
              <w:rPr>
                <w:lang w:val="vi-VN"/>
              </w:rPr>
            </w:pPr>
            <w:r>
              <w:rPr>
                <w:sz w:val="19"/>
                <w:szCs w:val="19"/>
                <w:lang w:val="vi-VN"/>
              </w:rPr>
              <w:t>Hỗ trợ quy trình phê duyệt ủy quyền điện tử; t</w:t>
            </w:r>
            <w:commentRangeStart w:id="16"/>
            <w:del w:id="17" w:author="Claude" w:date="2026-10-01T10:00:00Z">
              <w:r>
                <w:rPr>
                  <w:sz w:val="19"/>
                  <w:szCs w:val="19"/>
                  <w:lang w:val="vi-VN"/>
                </w:rPr>
                <w:delText xml:space="preserve">ích hợp module AI-OCR quét tự </w:delText>
              </w:r>
            </w:del>
            <w:ins w:id="18" w:author="Claude" w:date="2026-10-01T10:00:00Z">
              <w:r>
                <w:rPr>
                  <w:sz w:val="19"/>
                  <w:szCs w:val="19"/>
                  <w:lang w:val="vi-VN"/>
                </w:rPr>
                <w:t xml:space="preserve">mở sẵn kết nối tới hệ thống OCR; nếu MBS lựa chọn sử dụng OCR thì dịch vụ sẽ do khách hàng tự đăng ký và phát sinh thêm chi phí </w:t>
              </w:r>
            </w:ins>
            <w:commentRangeEnd w:id="16"/>
            <w:r>
              <w:rPr>
                <w:rStyle w:val="CommentReference"/>
                <w:sz w:val="19"/>
                <w:szCs w:val="19"/>
                <w:lang w:val="vi-VN"/>
              </w:rPr>
              <w:commentReference w:id="16"/>
            </w:r>
            <w:r>
              <w:rPr>
                <w:sz w:val="19"/>
                <w:szCs w:val="19"/>
                <w:lang w:val="vi-VN"/>
              </w:rPr>
              <w:t>động phiếu ủy quyền giấy.</w:t>
            </w:r>
          </w:p>
        </w:tc>
      </w:tr>
      <w:tr w:rsidR="004875AD" w:rsidRPr="000A7FA1" w14:paraId="03473E6C" w14:textId="77777777" w:rsidTr="4EE489EC">
        <w:trPr>
          <w:cantSplit/>
          <w:jc w:val="center"/>
        </w:trPr>
        <w:tc>
          <w:tcPr>
            <w:tcW w:w="648" w:type="dxa"/>
            <w:shd w:val="clear" w:color="auto" w:fill="FFFFFF" w:themeFill="background1"/>
            <w:tcMar>
              <w:top w:w="70" w:type="dxa"/>
              <w:left w:w="90" w:type="dxa"/>
              <w:bottom w:w="70" w:type="dxa"/>
              <w:right w:w="90" w:type="dxa"/>
            </w:tcMar>
          </w:tcPr>
          <w:p w14:paraId="75048AB7"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4A4A8AB6"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28B84840" w14:textId="77777777" w:rsidR="004875AD" w:rsidRPr="000A7FA1" w:rsidRDefault="00A57645">
            <w:pPr>
              <w:spacing w:after="0" w:line="276" w:lineRule="auto"/>
              <w:jc w:val="left"/>
              <w:rPr>
                <w:lang w:val="vi-VN"/>
              </w:rPr>
            </w:pPr>
            <w:r>
              <w:rPr>
                <w:sz w:val="19"/>
                <w:lang w:val="vi-VN"/>
              </w:rPr>
              <w:t>Báo cáo tổng hợp ý kiến cổ đông dạng biểu đồ + bảng; Xuất file; Đọc OCR kết quả phiếu ý kiến bản giấy.</w:t>
            </w:r>
          </w:p>
        </w:tc>
        <w:tc>
          <w:tcPr>
            <w:tcW w:w="1080" w:type="dxa"/>
            <w:shd w:val="clear" w:color="auto" w:fill="FFFFFF" w:themeFill="background1"/>
            <w:tcMar>
              <w:top w:w="70" w:type="dxa"/>
              <w:left w:w="90" w:type="dxa"/>
              <w:bottom w:w="70" w:type="dxa"/>
              <w:right w:w="90" w:type="dxa"/>
            </w:tcMar>
          </w:tcPr>
          <w:p w14:paraId="40B89AD0" w14:textId="75F3DAB1"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0517F60F" w14:textId="77777777" w:rsidR="004875AD" w:rsidRPr="000A7FA1" w:rsidRDefault="4EE489EC">
            <w:pPr>
              <w:spacing w:after="0" w:line="276" w:lineRule="auto"/>
              <w:jc w:val="left"/>
              <w:rPr>
                <w:lang w:val="vi-VN"/>
              </w:rPr>
            </w:pPr>
            <w:r>
              <w:rPr>
                <w:sz w:val="19"/>
                <w:szCs w:val="19"/>
                <w:lang w:val="vi-VN"/>
              </w:rPr>
              <w:t xml:space="preserve">Báo cáo realtime tỷ lệ tán thành/không tán thành; </w:t>
            </w:r>
            <w:commentRangeStart w:id="19"/>
            <w:del w:id="20" w:author="Claude" w:date="2026-10-01T10:00:00Z">
              <w:r>
                <w:rPr>
                  <w:sz w:val="19"/>
                  <w:szCs w:val="19"/>
                  <w:lang w:val="vi-VN"/>
                </w:rPr>
                <w:delText>hỗ trợ máy quét tài liệu kết hợp OCR nhập kết quả phiếu giấy hàn</w:delText>
              </w:r>
            </w:del>
            <w:ins w:id="21" w:author="Claude" w:date="2026-10-01T10:00:00Z">
              <w:r>
                <w:rPr>
                  <w:sz w:val="19"/>
                  <w:szCs w:val="19"/>
                  <w:lang w:val="vi-VN"/>
                </w:rPr>
                <w:t>mở sẵn kết nối tới hệ thống OCR; không bao gồm máy quét tài liệu</w:t>
              </w:r>
            </w:ins>
            <w:commentRangeEnd w:id="19"/>
            <w:r>
              <w:rPr>
                <w:rStyle w:val="CommentReference"/>
                <w:sz w:val="19"/>
                <w:szCs w:val="19"/>
                <w:lang w:val="vi-VN"/>
              </w:rPr>
              <w:commentReference w:id="19"/>
            </w:r>
            <w:r>
              <w:rPr>
                <w:sz w:val="19"/>
                <w:szCs w:val="19"/>
                <w:lang w:val="vi-VN"/>
              </w:rPr>
              <w:t>g loạt.</w:t>
            </w:r>
          </w:p>
        </w:tc>
      </w:tr>
      <w:tr w:rsidR="004875AD" w:rsidRPr="000A7FA1" w14:paraId="0A2A477E" w14:textId="77777777" w:rsidTr="4EE489EC">
        <w:trPr>
          <w:cantSplit/>
          <w:jc w:val="center"/>
        </w:trPr>
        <w:tc>
          <w:tcPr>
            <w:tcW w:w="648" w:type="dxa"/>
            <w:shd w:val="clear" w:color="auto" w:fill="F9FBFD"/>
            <w:tcMar>
              <w:top w:w="70" w:type="dxa"/>
              <w:left w:w="90" w:type="dxa"/>
              <w:bottom w:w="70" w:type="dxa"/>
              <w:right w:w="90" w:type="dxa"/>
            </w:tcMar>
          </w:tcPr>
          <w:p w14:paraId="5F3265B6" w14:textId="77777777" w:rsidR="004875AD" w:rsidRPr="000A7FA1" w:rsidRDefault="00A57645">
            <w:pPr>
              <w:spacing w:after="0" w:line="276" w:lineRule="auto"/>
              <w:jc w:val="center"/>
              <w:rPr>
                <w:lang w:val="vi-VN"/>
              </w:rPr>
            </w:pPr>
            <w:r>
              <w:rPr>
                <w:b/>
                <w:sz w:val="19"/>
                <w:lang w:val="vi-VN"/>
              </w:rPr>
              <w:t>6</w:t>
            </w:r>
          </w:p>
        </w:tc>
        <w:tc>
          <w:tcPr>
            <w:tcW w:w="2016" w:type="dxa"/>
            <w:shd w:val="clear" w:color="auto" w:fill="F9FBFD"/>
            <w:tcMar>
              <w:top w:w="70" w:type="dxa"/>
              <w:left w:w="90" w:type="dxa"/>
              <w:bottom w:w="70" w:type="dxa"/>
              <w:right w:w="90" w:type="dxa"/>
            </w:tcMar>
          </w:tcPr>
          <w:p w14:paraId="2B74E4F7" w14:textId="77777777" w:rsidR="004875AD" w:rsidRPr="000A7FA1" w:rsidRDefault="00A57645">
            <w:pPr>
              <w:spacing w:after="0" w:line="276" w:lineRule="auto"/>
              <w:jc w:val="left"/>
              <w:rPr>
                <w:lang w:val="vi-VN"/>
              </w:rPr>
            </w:pPr>
            <w:r>
              <w:rPr>
                <w:sz w:val="19"/>
                <w:lang w:val="vi-VN"/>
              </w:rPr>
              <w:t>6. Quản lý chương trình họp ĐHĐCĐ</w:t>
            </w:r>
          </w:p>
        </w:tc>
        <w:tc>
          <w:tcPr>
            <w:tcW w:w="3312" w:type="dxa"/>
            <w:shd w:val="clear" w:color="auto" w:fill="F9FBFD"/>
            <w:tcMar>
              <w:top w:w="70" w:type="dxa"/>
              <w:left w:w="90" w:type="dxa"/>
              <w:bottom w:w="70" w:type="dxa"/>
              <w:right w:w="90" w:type="dxa"/>
            </w:tcMar>
          </w:tcPr>
          <w:p w14:paraId="3E80AD26" w14:textId="77777777" w:rsidR="004875AD" w:rsidRPr="000A7FA1" w:rsidRDefault="00A57645">
            <w:pPr>
              <w:spacing w:after="0" w:line="276" w:lineRule="auto"/>
              <w:jc w:val="left"/>
              <w:rPr>
                <w:lang w:val="vi-VN"/>
              </w:rPr>
            </w:pPr>
            <w:r>
              <w:rPr>
                <w:sz w:val="19"/>
                <w:lang w:val="vi-VN"/>
              </w:rPr>
              <w:t>Danh sách ĐHĐCĐ theo dạng lịch; Khởi tạo đại hội &amp; kế hoạch chuẩn bị.</w:t>
            </w:r>
          </w:p>
        </w:tc>
        <w:tc>
          <w:tcPr>
            <w:tcW w:w="1080" w:type="dxa"/>
            <w:shd w:val="clear" w:color="auto" w:fill="F9FBFD"/>
            <w:tcMar>
              <w:top w:w="70" w:type="dxa"/>
              <w:left w:w="90" w:type="dxa"/>
              <w:bottom w:w="70" w:type="dxa"/>
              <w:right w:w="90" w:type="dxa"/>
            </w:tcMar>
          </w:tcPr>
          <w:p w14:paraId="697F6757"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57AC5AF5" w14:textId="77777777" w:rsidR="004875AD" w:rsidRPr="000A7FA1" w:rsidRDefault="00A57645">
            <w:pPr>
              <w:spacing w:after="0" w:line="276" w:lineRule="auto"/>
              <w:jc w:val="left"/>
              <w:rPr>
                <w:lang w:val="vi-VN"/>
              </w:rPr>
            </w:pPr>
            <w:r>
              <w:rPr>
                <w:sz w:val="19"/>
                <w:lang w:val="vi-VN"/>
              </w:rPr>
              <w:t>Quản lý toàn bộ vòng đời đại hội: Chuẩn bị -&gt; Khai mạc -&gt; Biểu quyết/Bầu cử -&gt; Bế mạc -&gt; Lưu trữ hồ sơ.</w:t>
            </w:r>
          </w:p>
        </w:tc>
      </w:tr>
      <w:tr w:rsidR="004875AD" w:rsidRPr="000A7FA1" w14:paraId="298198EB" w14:textId="77777777" w:rsidTr="4EE489EC">
        <w:trPr>
          <w:cantSplit/>
          <w:jc w:val="center"/>
        </w:trPr>
        <w:tc>
          <w:tcPr>
            <w:tcW w:w="648" w:type="dxa"/>
            <w:shd w:val="clear" w:color="auto" w:fill="FFFFFF" w:themeFill="background1"/>
            <w:tcMar>
              <w:top w:w="70" w:type="dxa"/>
              <w:left w:w="90" w:type="dxa"/>
              <w:bottom w:w="70" w:type="dxa"/>
              <w:right w:w="90" w:type="dxa"/>
            </w:tcMar>
          </w:tcPr>
          <w:p w14:paraId="13056220"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509225B0"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11BCB665" w14:textId="77777777" w:rsidR="004875AD" w:rsidRPr="000A7FA1" w:rsidRDefault="00A57645">
            <w:pPr>
              <w:spacing w:after="0" w:line="276" w:lineRule="auto"/>
              <w:jc w:val="left"/>
              <w:rPr>
                <w:lang w:val="vi-VN"/>
              </w:rPr>
            </w:pPr>
            <w:r>
              <w:rPr>
                <w:sz w:val="19"/>
                <w:lang w:val="vi-VN"/>
              </w:rPr>
              <w:t>Thông tin chung TCPH, Ban đại diện; Đính kèm tài liệu đại hội cho cổ đông xem khi đăng nhập.</w:t>
            </w:r>
          </w:p>
        </w:tc>
        <w:tc>
          <w:tcPr>
            <w:tcW w:w="1080" w:type="dxa"/>
            <w:shd w:val="clear" w:color="auto" w:fill="FFFFFF" w:themeFill="background1"/>
            <w:tcMar>
              <w:top w:w="70" w:type="dxa"/>
              <w:left w:w="90" w:type="dxa"/>
              <w:bottom w:w="70" w:type="dxa"/>
              <w:right w:w="90" w:type="dxa"/>
            </w:tcMar>
          </w:tcPr>
          <w:p w14:paraId="0FADF1EC"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1F26AB2D" w14:textId="77777777" w:rsidR="004875AD" w:rsidRPr="000A7FA1" w:rsidRDefault="00A57645">
            <w:pPr>
              <w:spacing w:after="0" w:line="276" w:lineRule="auto"/>
              <w:jc w:val="left"/>
              <w:rPr>
                <w:lang w:val="vi-VN"/>
              </w:rPr>
            </w:pPr>
            <w:r>
              <w:rPr>
                <w:sz w:val="19"/>
                <w:lang w:val="vi-VN"/>
              </w:rPr>
              <w:t>Cổ đông đăng nhập được phân quyền xem và tải toàn bộ tờ trình, báo cáo tài chính, quy chế đại hội dạng PDF có bảo mật.</w:t>
            </w:r>
          </w:p>
        </w:tc>
      </w:tr>
      <w:tr w:rsidR="004875AD" w:rsidRPr="000A7FA1" w14:paraId="50D1FDBC" w14:textId="77777777" w:rsidTr="4EE489EC">
        <w:trPr>
          <w:cantSplit/>
          <w:jc w:val="center"/>
        </w:trPr>
        <w:tc>
          <w:tcPr>
            <w:tcW w:w="648" w:type="dxa"/>
            <w:shd w:val="clear" w:color="auto" w:fill="F9FBFD"/>
            <w:tcMar>
              <w:top w:w="70" w:type="dxa"/>
              <w:left w:w="90" w:type="dxa"/>
              <w:bottom w:w="70" w:type="dxa"/>
              <w:right w:w="90" w:type="dxa"/>
            </w:tcMar>
          </w:tcPr>
          <w:p w14:paraId="6BD4325B"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469CB5BC"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04F4BDB3" w14:textId="77777777" w:rsidR="004875AD" w:rsidRPr="000A7FA1" w:rsidRDefault="00A57645">
            <w:pPr>
              <w:spacing w:after="0" w:line="276" w:lineRule="auto"/>
              <w:jc w:val="left"/>
              <w:rPr>
                <w:lang w:val="vi-VN"/>
              </w:rPr>
            </w:pPr>
            <w:r>
              <w:rPr>
                <w:sz w:val="19"/>
                <w:lang w:val="vi-VN"/>
              </w:rPr>
              <w:t>Biên bản &amp; Nghị quyết: Form biểu mẫu kiểm tra tư cách, kiểm phiếu biểu quyết/bầu cử, thẻ CĐ, phiếu xác nhận.</w:t>
            </w:r>
          </w:p>
        </w:tc>
        <w:tc>
          <w:tcPr>
            <w:tcW w:w="1080" w:type="dxa"/>
            <w:shd w:val="clear" w:color="auto" w:fill="F9FBFD"/>
            <w:tcMar>
              <w:top w:w="70" w:type="dxa"/>
              <w:left w:w="90" w:type="dxa"/>
              <w:bottom w:w="70" w:type="dxa"/>
              <w:right w:w="90" w:type="dxa"/>
            </w:tcMar>
          </w:tcPr>
          <w:p w14:paraId="3C1E2BAF"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6C7EA021" w14:textId="77777777" w:rsidR="004875AD" w:rsidRPr="000A7FA1" w:rsidRDefault="00A57645">
            <w:pPr>
              <w:spacing w:after="0" w:line="276" w:lineRule="auto"/>
              <w:jc w:val="left"/>
              <w:rPr>
                <w:lang w:val="vi-VN"/>
              </w:rPr>
            </w:pPr>
            <w:r>
              <w:rPr>
                <w:sz w:val="19"/>
                <w:lang w:val="vi-VN"/>
              </w:rPr>
              <w:t>Hệ thống dựng sẵn toàn bộ biểu mẫu chuẩn theo Thông tư 116/2020/TT-BTC; cho phép in ấn preview web/bản giấy sắc nét.</w:t>
            </w:r>
          </w:p>
        </w:tc>
      </w:tr>
      <w:tr w:rsidR="004875AD" w:rsidRPr="000A7FA1" w14:paraId="0E3F3AAE" w14:textId="77777777" w:rsidTr="4EE489EC">
        <w:trPr>
          <w:cantSplit/>
          <w:jc w:val="center"/>
        </w:trPr>
        <w:tc>
          <w:tcPr>
            <w:tcW w:w="648" w:type="dxa"/>
            <w:shd w:val="clear" w:color="auto" w:fill="FFFFFF" w:themeFill="background1"/>
            <w:tcMar>
              <w:top w:w="70" w:type="dxa"/>
              <w:left w:w="90" w:type="dxa"/>
              <w:bottom w:w="70" w:type="dxa"/>
              <w:right w:w="90" w:type="dxa"/>
            </w:tcMar>
          </w:tcPr>
          <w:p w14:paraId="22FFF6EE"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50B0D5F0"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2B0C2AFC" w14:textId="77777777" w:rsidR="004875AD" w:rsidRPr="000A7FA1" w:rsidRDefault="00A57645">
            <w:pPr>
              <w:spacing w:after="0" w:line="276" w:lineRule="auto"/>
              <w:jc w:val="left"/>
              <w:rPr>
                <w:lang w:val="vi-VN"/>
              </w:rPr>
            </w:pPr>
            <w:r>
              <w:rPr>
                <w:sz w:val="19"/>
                <w:lang w:val="vi-VN"/>
              </w:rPr>
              <w:t>Soạn thảo mục đích, nội dung biểu quyết và bầu cử; form mẫu và preview dạng online hoặc bản giấy.</w:t>
            </w:r>
          </w:p>
        </w:tc>
        <w:tc>
          <w:tcPr>
            <w:tcW w:w="1080" w:type="dxa"/>
            <w:shd w:val="clear" w:color="auto" w:fill="FFFFFF" w:themeFill="background1"/>
            <w:tcMar>
              <w:top w:w="70" w:type="dxa"/>
              <w:left w:w="90" w:type="dxa"/>
              <w:bottom w:w="70" w:type="dxa"/>
              <w:right w:w="90" w:type="dxa"/>
            </w:tcMar>
          </w:tcPr>
          <w:p w14:paraId="0CD9D460"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1BB51DA6" w14:textId="77777777" w:rsidR="004875AD" w:rsidRPr="000A7FA1" w:rsidRDefault="00A57645">
            <w:pPr>
              <w:spacing w:after="0" w:line="276" w:lineRule="auto"/>
              <w:jc w:val="left"/>
              <w:rPr>
                <w:lang w:val="vi-VN"/>
              </w:rPr>
            </w:pPr>
            <w:r>
              <w:rPr>
                <w:sz w:val="19"/>
                <w:lang w:val="vi-VN"/>
              </w:rPr>
              <w:t>Hỗ trợ biểu quyết từng vấn đề, biểu quyết theo nhóm vấn đề, bầu cử theo danh sách ứng viên.</w:t>
            </w:r>
          </w:p>
        </w:tc>
      </w:tr>
      <w:tr w:rsidR="004875AD" w:rsidRPr="000A7FA1" w14:paraId="009ED569" w14:textId="77777777" w:rsidTr="4EE489EC">
        <w:trPr>
          <w:cantSplit/>
          <w:jc w:val="center"/>
        </w:trPr>
        <w:tc>
          <w:tcPr>
            <w:tcW w:w="648" w:type="dxa"/>
            <w:shd w:val="clear" w:color="auto" w:fill="F9FBFD"/>
            <w:tcMar>
              <w:top w:w="70" w:type="dxa"/>
              <w:left w:w="90" w:type="dxa"/>
              <w:bottom w:w="70" w:type="dxa"/>
              <w:right w:w="90" w:type="dxa"/>
            </w:tcMar>
          </w:tcPr>
          <w:p w14:paraId="2ABAE2BB"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5E98D847"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28AE0C69" w14:textId="77777777" w:rsidR="004875AD" w:rsidRPr="000A7FA1" w:rsidRDefault="00A57645">
            <w:pPr>
              <w:spacing w:after="0" w:line="276" w:lineRule="auto"/>
              <w:jc w:val="left"/>
              <w:rPr>
                <w:lang w:val="vi-VN"/>
              </w:rPr>
            </w:pPr>
            <w:r>
              <w:rPr>
                <w:sz w:val="19"/>
                <w:lang w:val="vi-VN"/>
              </w:rPr>
              <w:t>Soạn thảo nội dung thư mời họp, đính kèm mẫu thư mời, xem trước dạng web hoặc bản giấy.</w:t>
            </w:r>
          </w:p>
        </w:tc>
        <w:tc>
          <w:tcPr>
            <w:tcW w:w="1080" w:type="dxa"/>
            <w:shd w:val="clear" w:color="auto" w:fill="F9FBFD"/>
            <w:tcMar>
              <w:top w:w="70" w:type="dxa"/>
              <w:left w:w="90" w:type="dxa"/>
              <w:bottom w:w="70" w:type="dxa"/>
              <w:right w:w="90" w:type="dxa"/>
            </w:tcMar>
          </w:tcPr>
          <w:p w14:paraId="381EF236" w14:textId="2719B2BC"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163EC1D5" w14:textId="77777777" w:rsidR="004875AD" w:rsidRPr="000A7FA1" w:rsidRDefault="4EE489EC">
            <w:pPr>
              <w:spacing w:after="0" w:line="276" w:lineRule="auto"/>
              <w:jc w:val="left"/>
              <w:rPr>
                <w:lang w:val="vi-VN"/>
              </w:rPr>
            </w:pPr>
            <w:commentRangeStart w:id="22"/>
            <w:del w:id="23" w:author="Claude" w:date="2026-10-01T10:00:00Z">
              <w:r>
                <w:rPr>
                  <w:sz w:val="19"/>
                  <w:szCs w:val="19"/>
                  <w:lang w:val="vi-VN"/>
                </w:rPr>
                <w:delText>Trộn thư tự động (Mail Merge) với tên cổ đông, SĐKSH, số cổ phần sở hữu, đường link và mã QR đăng nhập cá nhân.</w:delText>
              </w:r>
            </w:del>
            <w:ins w:id="24" w:author="Claude" w:date="2026-10-01T10:00:00Z">
              <w:r>
                <w:rPr>
                  <w:sz w:val="19"/>
                  <w:szCs w:val="19"/>
                  <w:lang w:val="vi-VN"/>
                </w:rPr>
                <w:t>Hỗ trợ tự động điền thông tin biến vào các file template được MBS tải lên; không sinh mã QR hoặc đường link đăng nhập cá nhân.</w:t>
              </w:r>
            </w:ins>
            <w:commentRangeEnd w:id="22"/>
            <w:r>
              <w:rPr>
                <w:rStyle w:val="CommentReference"/>
                <w:sz w:val="26"/>
                <w:szCs w:val="22"/>
                <w:lang w:val="vi-VN"/>
              </w:rPr>
              <w:commentReference w:id="22"/>
            </w:r>
          </w:p>
        </w:tc>
      </w:tr>
      <w:tr w:rsidR="004875AD" w:rsidRPr="000A7FA1" w14:paraId="3BFC3453" w14:textId="77777777" w:rsidTr="4EE489EC">
        <w:trPr>
          <w:cantSplit/>
          <w:jc w:val="center"/>
        </w:trPr>
        <w:tc>
          <w:tcPr>
            <w:tcW w:w="648" w:type="dxa"/>
            <w:shd w:val="clear" w:color="auto" w:fill="FFFFFF" w:themeFill="background1"/>
            <w:tcMar>
              <w:top w:w="70" w:type="dxa"/>
              <w:left w:w="90" w:type="dxa"/>
              <w:bottom w:w="70" w:type="dxa"/>
              <w:right w:w="90" w:type="dxa"/>
            </w:tcMar>
          </w:tcPr>
          <w:p w14:paraId="686DC621"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5656C78A"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5A31DF7C" w14:textId="77777777" w:rsidR="004875AD" w:rsidRPr="000A7FA1" w:rsidRDefault="00A57645">
            <w:pPr>
              <w:spacing w:after="0" w:line="276" w:lineRule="auto"/>
              <w:jc w:val="left"/>
              <w:rPr>
                <w:lang w:val="vi-VN"/>
              </w:rPr>
            </w:pPr>
            <w:r>
              <w:rPr>
                <w:sz w:val="19"/>
                <w:lang w:val="vi-VN"/>
              </w:rPr>
              <w:t>Cổ đông: Import DS, Dashboard ĐKCC, khởi tạo DS gửi thư mời, phiếu biểu quyết/bầu cử, in thư mời giấy.</w:t>
            </w:r>
          </w:p>
        </w:tc>
        <w:tc>
          <w:tcPr>
            <w:tcW w:w="1080" w:type="dxa"/>
            <w:shd w:val="clear" w:color="auto" w:fill="FFFFFF" w:themeFill="background1"/>
            <w:tcMar>
              <w:top w:w="70" w:type="dxa"/>
              <w:left w:w="90" w:type="dxa"/>
              <w:bottom w:w="70" w:type="dxa"/>
              <w:right w:w="90" w:type="dxa"/>
            </w:tcMar>
          </w:tcPr>
          <w:p w14:paraId="46577688"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246B1B1F" w14:textId="77777777" w:rsidR="004875AD" w:rsidRPr="000A7FA1" w:rsidRDefault="4EE489EC">
            <w:pPr>
              <w:spacing w:after="0" w:line="276" w:lineRule="auto"/>
              <w:jc w:val="left"/>
              <w:rPr>
                <w:lang w:val="vi-VN"/>
              </w:rPr>
            </w:pPr>
            <w:commentRangeStart w:id="25"/>
            <w:del w:id="26" w:author="Claude" w:date="2026-10-01T10:00:00Z">
              <w:r>
                <w:rPr>
                  <w:sz w:val="19"/>
                  <w:szCs w:val="19"/>
                  <w:lang w:val="vi-VN"/>
                </w:rPr>
                <w:delText>Đồng bộ tức thì dữ liệu cổ đông với các danh sách nghiệp vụ; sinh file in hàng loạt tối ưu cho in công nghiệp.</w:delText>
              </w:r>
            </w:del>
            <w:ins w:id="27" w:author="Claude" w:date="2026-10-01T10:00:00Z">
              <w:r>
                <w:rPr>
                  <w:sz w:val="19"/>
                  <w:szCs w:val="19"/>
                  <w:lang w:val="vi-VN"/>
                </w:rPr>
                <w:t>Hỗ trợ sinh file theo template tải lên để phục vụ công tác in sau đó.</w:t>
              </w:r>
            </w:ins>
            <w:commentRangeEnd w:id="25"/>
            <w:r>
              <w:rPr>
                <w:rStyle w:val="CommentReference"/>
                <w:sz w:val="26"/>
                <w:szCs w:val="22"/>
                <w:lang w:val="vi-VN"/>
              </w:rPr>
              <w:commentReference w:id="25"/>
            </w:r>
          </w:p>
        </w:tc>
      </w:tr>
      <w:tr w:rsidR="004875AD" w:rsidRPr="000A7FA1" w14:paraId="6E8B93CC" w14:textId="77777777" w:rsidTr="4EE489EC">
        <w:trPr>
          <w:cantSplit/>
          <w:jc w:val="center"/>
        </w:trPr>
        <w:tc>
          <w:tcPr>
            <w:tcW w:w="648" w:type="dxa"/>
            <w:shd w:val="clear" w:color="auto" w:fill="F9FBFD"/>
            <w:tcMar>
              <w:top w:w="70" w:type="dxa"/>
              <w:left w:w="90" w:type="dxa"/>
              <w:bottom w:w="70" w:type="dxa"/>
              <w:right w:w="90" w:type="dxa"/>
            </w:tcMar>
          </w:tcPr>
          <w:p w14:paraId="5570399B"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4D5EC6E6"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48014C5B" w14:textId="77777777" w:rsidR="004875AD" w:rsidRPr="000A7FA1" w:rsidRDefault="00A57645">
            <w:pPr>
              <w:spacing w:after="0" w:line="276" w:lineRule="auto"/>
              <w:jc w:val="left"/>
              <w:rPr>
                <w:lang w:val="vi-VN"/>
              </w:rPr>
            </w:pPr>
            <w:r>
              <w:rPr>
                <w:sz w:val="19"/>
                <w:lang w:val="vi-VN"/>
              </w:rPr>
              <w:t>Khách mời: Import DS khách mời, soạn thư mời, preview, đồng bộ DS và in thư mời bản giấy.</w:t>
            </w:r>
          </w:p>
        </w:tc>
        <w:tc>
          <w:tcPr>
            <w:tcW w:w="1080" w:type="dxa"/>
            <w:shd w:val="clear" w:color="auto" w:fill="F9FBFD"/>
            <w:tcMar>
              <w:top w:w="70" w:type="dxa"/>
              <w:left w:w="90" w:type="dxa"/>
              <w:bottom w:w="70" w:type="dxa"/>
              <w:right w:w="90" w:type="dxa"/>
            </w:tcMar>
          </w:tcPr>
          <w:p w14:paraId="74DB20FD"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158D7343" w14:textId="77777777" w:rsidR="004875AD" w:rsidRPr="000A7FA1" w:rsidRDefault="00A57645">
            <w:pPr>
              <w:spacing w:after="0" w:line="276" w:lineRule="auto"/>
              <w:jc w:val="left"/>
              <w:rPr>
                <w:lang w:val="vi-VN"/>
              </w:rPr>
            </w:pPr>
            <w:r>
              <w:rPr>
                <w:sz w:val="19"/>
                <w:lang w:val="vi-VN"/>
              </w:rPr>
              <w:t>Phân hệ quản lý khách mời độc lập (không có quyền biểu quyết), cấp thẻ khách mời và link tham dự riêng biệt.</w:t>
            </w:r>
          </w:p>
        </w:tc>
      </w:tr>
      <w:tr w:rsidR="004875AD" w:rsidRPr="000A7FA1" w14:paraId="06FC5862" w14:textId="77777777" w:rsidTr="4EE489EC">
        <w:trPr>
          <w:cantSplit/>
          <w:jc w:val="center"/>
        </w:trPr>
        <w:tc>
          <w:tcPr>
            <w:tcW w:w="648" w:type="dxa"/>
            <w:shd w:val="clear" w:color="auto" w:fill="FFFFFF" w:themeFill="background1"/>
            <w:tcMar>
              <w:top w:w="70" w:type="dxa"/>
              <w:left w:w="90" w:type="dxa"/>
              <w:bottom w:w="70" w:type="dxa"/>
              <w:right w:w="90" w:type="dxa"/>
            </w:tcMar>
          </w:tcPr>
          <w:p w14:paraId="7BB1FDBB"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765FDC40"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5691840D" w14:textId="77777777" w:rsidR="004875AD" w:rsidRPr="000A7FA1" w:rsidRDefault="00A57645">
            <w:pPr>
              <w:spacing w:after="0" w:line="276" w:lineRule="auto"/>
              <w:jc w:val="left"/>
              <w:rPr>
                <w:lang w:val="vi-VN"/>
              </w:rPr>
            </w:pPr>
            <w:r>
              <w:rPr>
                <w:sz w:val="19"/>
                <w:lang w:val="vi-VN"/>
              </w:rPr>
              <w:t>Ủy quyền: Tạo thông tin ủy quyền, quản lý DS, phê duyệt ủy quyền online, tải file, đọc OCR phiếu ủy quyền.</w:t>
            </w:r>
          </w:p>
        </w:tc>
        <w:tc>
          <w:tcPr>
            <w:tcW w:w="1080" w:type="dxa"/>
            <w:shd w:val="clear" w:color="auto" w:fill="FFFFFF" w:themeFill="background1"/>
            <w:tcMar>
              <w:top w:w="70" w:type="dxa"/>
              <w:left w:w="90" w:type="dxa"/>
              <w:bottom w:w="70" w:type="dxa"/>
              <w:right w:w="90" w:type="dxa"/>
            </w:tcMar>
          </w:tcPr>
          <w:p w14:paraId="2783C9DB"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05E395F4" w14:textId="77777777" w:rsidR="004875AD" w:rsidRPr="000A7FA1" w:rsidRDefault="00A57645">
            <w:pPr>
              <w:spacing w:after="0" w:line="276" w:lineRule="auto"/>
              <w:jc w:val="left"/>
              <w:rPr>
                <w:lang w:val="vi-VN"/>
              </w:rPr>
            </w:pPr>
            <w:r>
              <w:rPr>
                <w:sz w:val="19"/>
                <w:lang w:val="vi-VN"/>
              </w:rPr>
              <w:t>Quy trình phê duyệt ủy quyền nhiều cấp (Duyệt/Từ chối có lý do); hỗ trợ cổ đông tải ảnh chụp giấy ủy quyền có chữ ký.</w:t>
            </w:r>
          </w:p>
        </w:tc>
      </w:tr>
      <w:tr w:rsidR="004875AD" w:rsidRPr="000A7FA1" w14:paraId="7DFC81D8" w14:textId="77777777" w:rsidTr="4EE489EC">
        <w:trPr>
          <w:cantSplit/>
          <w:jc w:val="center"/>
        </w:trPr>
        <w:tc>
          <w:tcPr>
            <w:tcW w:w="648" w:type="dxa"/>
            <w:shd w:val="clear" w:color="auto" w:fill="F9FBFD"/>
            <w:tcMar>
              <w:top w:w="70" w:type="dxa"/>
              <w:left w:w="90" w:type="dxa"/>
              <w:bottom w:w="70" w:type="dxa"/>
              <w:right w:w="90" w:type="dxa"/>
            </w:tcMar>
          </w:tcPr>
          <w:p w14:paraId="19D7578F"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7546C603"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372762B7" w14:textId="77777777" w:rsidR="004875AD" w:rsidRPr="000A7FA1" w:rsidRDefault="00A57645">
            <w:pPr>
              <w:spacing w:after="0" w:line="276" w:lineRule="auto"/>
              <w:jc w:val="left"/>
              <w:rPr>
                <w:lang w:val="vi-VN"/>
              </w:rPr>
            </w:pPr>
            <w:r>
              <w:rPr>
                <w:sz w:val="19"/>
                <w:lang w:val="vi-VN"/>
              </w:rPr>
              <w:t>Vận hành: Cấu hình giao diện chính public, cấu hình thông báo livestream, cấu hình nền tảng livestream.</w:t>
            </w:r>
          </w:p>
        </w:tc>
        <w:tc>
          <w:tcPr>
            <w:tcW w:w="1080" w:type="dxa"/>
            <w:shd w:val="clear" w:color="auto" w:fill="F9FBFD"/>
            <w:tcMar>
              <w:top w:w="70" w:type="dxa"/>
              <w:left w:w="90" w:type="dxa"/>
              <w:bottom w:w="70" w:type="dxa"/>
              <w:right w:w="90" w:type="dxa"/>
            </w:tcMar>
          </w:tcPr>
          <w:p w14:paraId="7D02E99B"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73C8EB6C" w14:textId="77777777" w:rsidR="004875AD" w:rsidRPr="000A7FA1" w:rsidRDefault="00A57645">
            <w:pPr>
              <w:spacing w:after="0" w:line="276" w:lineRule="auto"/>
              <w:jc w:val="left"/>
              <w:rPr>
                <w:lang w:val="vi-VN"/>
              </w:rPr>
            </w:pPr>
            <w:r>
              <w:rPr>
                <w:sz w:val="19"/>
                <w:lang w:val="vi-VN"/>
              </w:rPr>
              <w:t>Hỗ trợ nhúng luồng Livestream từ YouTube, Facebook, RTMP Server hoặc Microsoft Teams; hiển thị banner thông báo chạy chữ realtime.</w:t>
            </w:r>
          </w:p>
        </w:tc>
      </w:tr>
      <w:tr w:rsidR="004875AD" w:rsidRPr="000A7FA1" w14:paraId="76D0F182" w14:textId="77777777" w:rsidTr="4EE489EC">
        <w:trPr>
          <w:cantSplit/>
          <w:jc w:val="center"/>
        </w:trPr>
        <w:tc>
          <w:tcPr>
            <w:tcW w:w="648" w:type="dxa"/>
            <w:shd w:val="clear" w:color="auto" w:fill="FFFFFF" w:themeFill="background1"/>
            <w:tcMar>
              <w:top w:w="70" w:type="dxa"/>
              <w:left w:w="90" w:type="dxa"/>
              <w:bottom w:w="70" w:type="dxa"/>
              <w:right w:w="90" w:type="dxa"/>
            </w:tcMar>
          </w:tcPr>
          <w:p w14:paraId="5B0E4629"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4DA67520"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05E82B7D" w14:textId="77777777" w:rsidR="004875AD" w:rsidRPr="000A7FA1" w:rsidRDefault="00A57645">
            <w:pPr>
              <w:spacing w:after="0" w:line="276" w:lineRule="auto"/>
              <w:jc w:val="left"/>
              <w:rPr>
                <w:lang w:val="vi-VN"/>
              </w:rPr>
            </w:pPr>
            <w:r>
              <w:rPr>
                <w:sz w:val="19"/>
                <w:lang w:val="vi-VN"/>
              </w:rPr>
              <w:t>Check-in: Theo dõi DS check-in, check-in offline, gửi lại link/OTP, đính kèm hồ sơ, in lô/đơn lẻ thẻ CĐ, phiếu biểu quyết.</w:t>
            </w:r>
          </w:p>
        </w:tc>
        <w:tc>
          <w:tcPr>
            <w:tcW w:w="1080" w:type="dxa"/>
            <w:shd w:val="clear" w:color="auto" w:fill="FFFFFF" w:themeFill="background1"/>
            <w:tcMar>
              <w:top w:w="70" w:type="dxa"/>
              <w:left w:w="90" w:type="dxa"/>
              <w:bottom w:w="70" w:type="dxa"/>
              <w:right w:w="90" w:type="dxa"/>
            </w:tcMar>
          </w:tcPr>
          <w:p w14:paraId="36D90C3D"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3FB751FB" w14:textId="77777777" w:rsidR="004875AD" w:rsidRPr="000A7FA1" w:rsidRDefault="4EE489EC">
            <w:pPr>
              <w:spacing w:after="0" w:line="276" w:lineRule="auto"/>
              <w:jc w:val="left"/>
              <w:rPr>
                <w:lang w:val="vi-VN"/>
              </w:rPr>
            </w:pPr>
            <w:r>
              <w:rPr>
                <w:sz w:val="19"/>
                <w:szCs w:val="19"/>
                <w:lang w:val="vi-VN"/>
              </w:rPr>
              <w:t xml:space="preserve">Hỗ trợ đồng thời: Check-in online qua mã OTP; </w:t>
            </w:r>
            <w:commentRangeStart w:id="28"/>
            <w:del w:id="29" w:author="Claude" w:date="2026-10-01T10:00:00Z">
              <w:r>
                <w:rPr>
                  <w:sz w:val="19"/>
                  <w:szCs w:val="19"/>
                  <w:lang w:val="vi-VN"/>
                </w:rPr>
                <w:delText xml:space="preserve">Check-in offline tại bàn bằng đầu đọc mã QR hoặc quét CCCD. </w:delText>
              </w:r>
            </w:del>
            <w:ins w:id="30" w:author="Claude" w:date="2026-10-01T10:00:00Z">
              <w:r>
                <w:rPr>
                  <w:sz w:val="19"/>
                  <w:szCs w:val="19"/>
                  <w:lang w:val="vi-VN"/>
                </w:rPr>
                <w:t xml:space="preserve">Check-in offline tại bàn bằng cách đối chiếu giấy tờ bằng mắt và tick check-in thủ công. </w:t>
              </w:r>
            </w:ins>
            <w:commentRangeEnd w:id="28"/>
            <w:r>
              <w:rPr>
                <w:rStyle w:val="CommentReference"/>
                <w:sz w:val="19"/>
                <w:szCs w:val="19"/>
                <w:lang w:val="vi-VN"/>
              </w:rPr>
              <w:commentReference w:id="28"/>
            </w:r>
            <w:r>
              <w:rPr>
                <w:sz w:val="19"/>
                <w:szCs w:val="19"/>
                <w:lang w:val="vi-VN"/>
              </w:rPr>
              <w:t>In thẻ đại biểu ngay lập tức.</w:t>
            </w:r>
          </w:p>
        </w:tc>
      </w:tr>
      <w:tr w:rsidR="004875AD" w:rsidRPr="000A7FA1" w14:paraId="5674F75F" w14:textId="77777777" w:rsidTr="4EE489EC">
        <w:trPr>
          <w:cantSplit/>
          <w:jc w:val="center"/>
        </w:trPr>
        <w:tc>
          <w:tcPr>
            <w:tcW w:w="648" w:type="dxa"/>
            <w:shd w:val="clear" w:color="auto" w:fill="F9FBFD"/>
            <w:tcMar>
              <w:top w:w="70" w:type="dxa"/>
              <w:left w:w="90" w:type="dxa"/>
              <w:bottom w:w="70" w:type="dxa"/>
              <w:right w:w="90" w:type="dxa"/>
            </w:tcMar>
          </w:tcPr>
          <w:p w14:paraId="48CDF493"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202C780E"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650683F4" w14:textId="77777777" w:rsidR="004875AD" w:rsidRPr="000A7FA1" w:rsidRDefault="00A57645">
            <w:pPr>
              <w:spacing w:after="0" w:line="276" w:lineRule="auto"/>
              <w:jc w:val="left"/>
              <w:rPr>
                <w:lang w:val="vi-VN"/>
              </w:rPr>
            </w:pPr>
            <w:r>
              <w:rPr>
                <w:sz w:val="19"/>
                <w:lang w:val="vi-VN"/>
              </w:rPr>
              <w:t>Biên bản nghị quyết: Chốt kiểm tra tư cách CĐ trước khi biểu quyết/bầu cử; ghi nhận CP tham gia; in các biên bản.</w:t>
            </w:r>
          </w:p>
        </w:tc>
        <w:tc>
          <w:tcPr>
            <w:tcW w:w="1080" w:type="dxa"/>
            <w:shd w:val="clear" w:color="auto" w:fill="F9FBFD"/>
            <w:tcMar>
              <w:top w:w="70" w:type="dxa"/>
              <w:left w:w="90" w:type="dxa"/>
              <w:bottom w:w="70" w:type="dxa"/>
              <w:right w:w="90" w:type="dxa"/>
            </w:tcMar>
          </w:tcPr>
          <w:p w14:paraId="460123CC"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34C72220" w14:textId="77777777" w:rsidR="004875AD" w:rsidRPr="000A7FA1" w:rsidRDefault="00A57645">
            <w:pPr>
              <w:spacing w:after="0" w:line="276" w:lineRule="auto"/>
              <w:jc w:val="left"/>
              <w:rPr>
                <w:lang w:val="vi-VN"/>
              </w:rPr>
            </w:pPr>
            <w:r>
              <w:rPr>
                <w:sz w:val="19"/>
                <w:lang w:val="vi-VN"/>
              </w:rPr>
              <w:t>Tính năng 'Chốt danh sách biểu quyết' tại từng thời điểm theo đúng quy định pháp luật; tự động điền số liệu vào mẫu biên bản.</w:t>
            </w:r>
          </w:p>
        </w:tc>
      </w:tr>
      <w:tr w:rsidR="004875AD" w:rsidRPr="000A7FA1" w14:paraId="4CE29A2F" w14:textId="77777777" w:rsidTr="4EE489EC">
        <w:trPr>
          <w:cantSplit/>
          <w:jc w:val="center"/>
        </w:trPr>
        <w:tc>
          <w:tcPr>
            <w:tcW w:w="648" w:type="dxa"/>
            <w:shd w:val="clear" w:color="auto" w:fill="FFFFFF" w:themeFill="background1"/>
            <w:tcMar>
              <w:top w:w="70" w:type="dxa"/>
              <w:left w:w="90" w:type="dxa"/>
              <w:bottom w:w="70" w:type="dxa"/>
              <w:right w:w="90" w:type="dxa"/>
            </w:tcMar>
          </w:tcPr>
          <w:p w14:paraId="6042D7DE"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7F60501D"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2CEE5B07" w14:textId="77777777" w:rsidR="004875AD" w:rsidRPr="000A7FA1" w:rsidRDefault="00A57645">
            <w:pPr>
              <w:spacing w:after="0" w:line="276" w:lineRule="auto"/>
              <w:jc w:val="left"/>
              <w:rPr>
                <w:lang w:val="vi-VN"/>
              </w:rPr>
            </w:pPr>
            <w:r>
              <w:rPr>
                <w:sz w:val="19"/>
                <w:lang w:val="vi-VN"/>
              </w:rPr>
              <w:t>Biểu quyết/Bầu cử: Đóng/Mở thời gian biểu quyết; Bầu dồn phiếu; Loại trừ cổ đông có liên quan đến từng Tờ trình.</w:t>
            </w:r>
          </w:p>
        </w:tc>
        <w:tc>
          <w:tcPr>
            <w:tcW w:w="1080" w:type="dxa"/>
            <w:shd w:val="clear" w:color="auto" w:fill="FFFFFF" w:themeFill="background1"/>
            <w:tcMar>
              <w:top w:w="70" w:type="dxa"/>
              <w:left w:w="90" w:type="dxa"/>
              <w:bottom w:w="70" w:type="dxa"/>
              <w:right w:w="90" w:type="dxa"/>
            </w:tcMar>
          </w:tcPr>
          <w:p w14:paraId="4F26E3FF"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2205A047" w14:textId="77777777" w:rsidR="004875AD" w:rsidRPr="000A7FA1" w:rsidRDefault="4EE489EC">
            <w:pPr>
              <w:spacing w:after="0" w:line="276" w:lineRule="auto"/>
              <w:jc w:val="left"/>
              <w:rPr>
                <w:lang w:val="vi-VN"/>
              </w:rPr>
            </w:pPr>
            <w:commentRangeStart w:id="31"/>
            <w:del w:id="32" w:author="Claude" w:date="2026-10-01T10:00:00Z">
              <w:r>
                <w:rPr>
                  <w:sz w:val="19"/>
                  <w:szCs w:val="19"/>
                  <w:lang w:val="vi-VN"/>
                </w:rPr>
                <w:delText>Hỗ trợ thuật toán bầu dồn phiếu chính xác tuyệt đối; cho phép tích chọn danh sách cổ đông có liên quan để tự động trừ quyền biểu quyết tại tờ trình tương ứng.</w:delText>
              </w:r>
            </w:del>
            <w:ins w:id="33" w:author="Claude" w:date="2026-10-01T10:00:00Z">
              <w:r>
                <w:rPr>
                  <w:sz w:val="19"/>
                  <w:szCs w:val="19"/>
                  <w:lang w:val="vi-VN"/>
                </w:rPr>
                <w:t>Cho phép cấu hình quyền biểu quyết/bầu cử của cổ đông nội bộ tại phiếu tương ứng; tự động tính số cổ phần còn được phép biểu quyết/bầu cử đối với cổ đông có ủy quyền. Cổ đông tham dự sau khi phiếu đã được gửi sẽ không được tham dự nội dung đó.</w:t>
              </w:r>
            </w:ins>
            <w:commentRangeEnd w:id="31"/>
            <w:r>
              <w:rPr>
                <w:rStyle w:val="CommentReference"/>
                <w:sz w:val="26"/>
                <w:szCs w:val="22"/>
                <w:lang w:val="vi-VN"/>
              </w:rPr>
              <w:commentReference w:id="31"/>
            </w:r>
          </w:p>
        </w:tc>
      </w:tr>
      <w:tr w:rsidR="004875AD" w:rsidRPr="000A7FA1" w14:paraId="0A0459BF" w14:textId="77777777" w:rsidTr="4EE489EC">
        <w:trPr>
          <w:cantSplit/>
          <w:jc w:val="center"/>
        </w:trPr>
        <w:tc>
          <w:tcPr>
            <w:tcW w:w="648" w:type="dxa"/>
            <w:shd w:val="clear" w:color="auto" w:fill="F9FBFD"/>
            <w:tcMar>
              <w:top w:w="70" w:type="dxa"/>
              <w:left w:w="90" w:type="dxa"/>
              <w:bottom w:w="70" w:type="dxa"/>
              <w:right w:w="90" w:type="dxa"/>
            </w:tcMar>
          </w:tcPr>
          <w:p w14:paraId="2C41E779"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7759E418"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4E907670" w14:textId="77777777" w:rsidR="004875AD" w:rsidRPr="000A7FA1" w:rsidRDefault="00A57645">
            <w:pPr>
              <w:spacing w:after="0" w:line="276" w:lineRule="auto"/>
              <w:jc w:val="left"/>
              <w:rPr>
                <w:lang w:val="vi-VN"/>
              </w:rPr>
            </w:pPr>
            <w:r>
              <w:rPr>
                <w:sz w:val="19"/>
                <w:lang w:val="vi-VN"/>
              </w:rPr>
              <w:t>Quản lý hỏi đáp: Xem câu hỏi, trả lời câu hỏi, đánh dấu cờ ưu tiên câu hỏi quan trọng, tải danh sách câu hỏi.</w:t>
            </w:r>
          </w:p>
        </w:tc>
        <w:tc>
          <w:tcPr>
            <w:tcW w:w="1080" w:type="dxa"/>
            <w:shd w:val="clear" w:color="auto" w:fill="F9FBFD"/>
            <w:tcMar>
              <w:top w:w="70" w:type="dxa"/>
              <w:left w:w="90" w:type="dxa"/>
              <w:bottom w:w="70" w:type="dxa"/>
              <w:right w:w="90" w:type="dxa"/>
            </w:tcMar>
          </w:tcPr>
          <w:p w14:paraId="171C7B22"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3AAC9607" w14:textId="77777777" w:rsidR="004875AD" w:rsidRPr="000A7FA1" w:rsidRDefault="00A57645">
            <w:pPr>
              <w:spacing w:after="0" w:line="276" w:lineRule="auto"/>
              <w:jc w:val="left"/>
              <w:rPr>
                <w:lang w:val="vi-VN"/>
              </w:rPr>
            </w:pPr>
            <w:r>
              <w:rPr>
                <w:sz w:val="19"/>
                <w:lang w:val="vi-VN"/>
              </w:rPr>
              <w:t>Bảng điều khiển tương tác trực tiếp: Thư ký tiếp nhận, phân loại theo chủ đề, chuyển lên màn hình Đoàn Chủ tịch các câu hỏi ưu tiên.</w:t>
            </w:r>
          </w:p>
        </w:tc>
      </w:tr>
      <w:tr w:rsidR="004875AD" w:rsidRPr="000A7FA1" w14:paraId="313ABFC1" w14:textId="77777777" w:rsidTr="4EE489EC">
        <w:trPr>
          <w:cantSplit/>
          <w:jc w:val="center"/>
        </w:trPr>
        <w:tc>
          <w:tcPr>
            <w:tcW w:w="648" w:type="dxa"/>
            <w:shd w:val="clear" w:color="auto" w:fill="FFFFFF" w:themeFill="background1"/>
            <w:tcMar>
              <w:top w:w="70" w:type="dxa"/>
              <w:left w:w="90" w:type="dxa"/>
              <w:bottom w:w="70" w:type="dxa"/>
              <w:right w:w="90" w:type="dxa"/>
            </w:tcMar>
          </w:tcPr>
          <w:p w14:paraId="63F3A7A3"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1572FB59"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772144B8" w14:textId="77777777" w:rsidR="004875AD" w:rsidRPr="000A7FA1" w:rsidRDefault="00A57645">
            <w:pPr>
              <w:spacing w:after="0" w:line="276" w:lineRule="auto"/>
              <w:jc w:val="left"/>
              <w:rPr>
                <w:lang w:val="vi-VN"/>
              </w:rPr>
            </w:pPr>
            <w:r>
              <w:rPr>
                <w:sz w:val="19"/>
                <w:lang w:val="vi-VN"/>
              </w:rPr>
              <w:t>Kết quả: Báo cáo kiểm tra tư cách CĐ tại giờ khai mạc và trước biểu quyết; Kết quả kiểm phiếu biểu quyết/bầu cử chi tiết.</w:t>
            </w:r>
          </w:p>
        </w:tc>
        <w:tc>
          <w:tcPr>
            <w:tcW w:w="1080" w:type="dxa"/>
            <w:shd w:val="clear" w:color="auto" w:fill="FFFFFF" w:themeFill="background1"/>
            <w:tcMar>
              <w:top w:w="70" w:type="dxa"/>
              <w:left w:w="90" w:type="dxa"/>
              <w:bottom w:w="70" w:type="dxa"/>
              <w:right w:w="90" w:type="dxa"/>
            </w:tcMar>
          </w:tcPr>
          <w:p w14:paraId="52563A4F"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5107BF17" w14:textId="77777777" w:rsidR="004875AD" w:rsidRPr="000A7FA1" w:rsidRDefault="4EE489EC">
            <w:pPr>
              <w:spacing w:after="0" w:line="276" w:lineRule="auto"/>
              <w:jc w:val="left"/>
              <w:rPr>
                <w:lang w:val="vi-VN"/>
              </w:rPr>
            </w:pPr>
            <w:r>
              <w:rPr>
                <w:sz w:val="19"/>
                <w:szCs w:val="19"/>
                <w:lang w:val="vi-VN"/>
              </w:rPr>
              <w:t xml:space="preserve">Tổng hợp biểu đồ kết quả biểu quyết trong </w:t>
            </w:r>
            <w:commentRangeStart w:id="34"/>
            <w:del w:id="35" w:author="Claude" w:date="2026-10-01T10:00:00Z">
              <w:r>
                <w:rPr>
                  <w:sz w:val="19"/>
                  <w:szCs w:val="19"/>
                  <w:lang w:val="vi-VN"/>
                </w:rPr>
                <w:delText>30 giây</w:delText>
              </w:r>
            </w:del>
            <w:ins w:id="36" w:author="Claude" w:date="2026-10-01T10:00:00Z">
              <w:r>
                <w:rPr>
                  <w:sz w:val="19"/>
                  <w:szCs w:val="19"/>
                  <w:lang w:val="vi-VN"/>
                </w:rPr>
                <w:t>theo thời gian xử lý thực tế của hệ thống</w:t>
              </w:r>
            </w:ins>
            <w:commentRangeEnd w:id="34"/>
            <w:r>
              <w:rPr>
                <w:rStyle w:val="CommentReference"/>
                <w:sz w:val="19"/>
                <w:szCs w:val="19"/>
                <w:lang w:val="vi-VN"/>
              </w:rPr>
              <w:commentReference w:id="34"/>
            </w:r>
            <w:r>
              <w:rPr>
                <w:sz w:val="19"/>
                <w:szCs w:val="19"/>
                <w:lang w:val="vi-VN"/>
              </w:rPr>
              <w:t>; xuất bảng kê chi tiết từng cổ đông; cho phép nhập tay hoặc OCR phiếu offline nếu có.</w:t>
            </w:r>
          </w:p>
        </w:tc>
      </w:tr>
      <w:tr w:rsidR="004875AD" w:rsidRPr="000A7FA1" w14:paraId="46CAA643" w14:textId="77777777" w:rsidTr="4EE489EC">
        <w:trPr>
          <w:cantSplit/>
          <w:jc w:val="center"/>
        </w:trPr>
        <w:tc>
          <w:tcPr>
            <w:tcW w:w="648" w:type="dxa"/>
            <w:shd w:val="clear" w:color="auto" w:fill="F9FBFD"/>
            <w:tcMar>
              <w:top w:w="70" w:type="dxa"/>
              <w:left w:w="90" w:type="dxa"/>
              <w:bottom w:w="70" w:type="dxa"/>
              <w:right w:w="90" w:type="dxa"/>
            </w:tcMar>
          </w:tcPr>
          <w:p w14:paraId="35DB2641"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33576EF8"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3C48F463" w14:textId="77777777" w:rsidR="004875AD" w:rsidRPr="000A7FA1" w:rsidRDefault="00A57645">
            <w:pPr>
              <w:spacing w:after="0" w:line="276" w:lineRule="auto"/>
              <w:jc w:val="left"/>
              <w:rPr>
                <w:lang w:val="vi-VN"/>
              </w:rPr>
            </w:pPr>
            <w:r>
              <w:rPr>
                <w:sz w:val="19"/>
                <w:lang w:val="vi-VN"/>
              </w:rPr>
              <w:t>Biên bản đại hội: Xem chi tiết và in biên bản đại hội, nghị quyết đại hội.</w:t>
            </w:r>
          </w:p>
        </w:tc>
        <w:tc>
          <w:tcPr>
            <w:tcW w:w="1080" w:type="dxa"/>
            <w:shd w:val="clear" w:color="auto" w:fill="F9FBFD"/>
            <w:tcMar>
              <w:top w:w="70" w:type="dxa"/>
              <w:left w:w="90" w:type="dxa"/>
              <w:bottom w:w="70" w:type="dxa"/>
              <w:right w:w="90" w:type="dxa"/>
            </w:tcMar>
          </w:tcPr>
          <w:p w14:paraId="55D46111"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4F9CA09E" w14:textId="77777777" w:rsidR="004875AD" w:rsidRPr="000A7FA1" w:rsidRDefault="00A57645">
            <w:pPr>
              <w:spacing w:after="0" w:line="276" w:lineRule="auto"/>
              <w:jc w:val="left"/>
              <w:rPr>
                <w:lang w:val="vi-VN"/>
              </w:rPr>
            </w:pPr>
            <w:r>
              <w:rPr>
                <w:sz w:val="19"/>
                <w:lang w:val="vi-VN"/>
              </w:rPr>
              <w:t>Tự động trích xuất biên bản kiểm phiếu, biên bản họp và dự thảo nghị quyết với đầy đủ số liệu chính xác để ký đóng dấu.</w:t>
            </w:r>
          </w:p>
        </w:tc>
      </w:tr>
      <w:tr w:rsidR="004875AD" w:rsidRPr="000A7FA1" w14:paraId="7C222B31" w14:textId="77777777" w:rsidTr="4EE489EC">
        <w:trPr>
          <w:cantSplit/>
          <w:jc w:val="center"/>
        </w:trPr>
        <w:tc>
          <w:tcPr>
            <w:tcW w:w="648" w:type="dxa"/>
            <w:shd w:val="clear" w:color="auto" w:fill="FFFFFF" w:themeFill="background1"/>
            <w:tcMar>
              <w:top w:w="70" w:type="dxa"/>
              <w:left w:w="90" w:type="dxa"/>
              <w:bottom w:w="70" w:type="dxa"/>
              <w:right w:w="90" w:type="dxa"/>
            </w:tcMar>
          </w:tcPr>
          <w:p w14:paraId="67594283" w14:textId="77777777" w:rsidR="004875AD" w:rsidRPr="000A7FA1" w:rsidRDefault="00A57645">
            <w:pPr>
              <w:spacing w:after="0" w:line="276" w:lineRule="auto"/>
              <w:jc w:val="center"/>
              <w:rPr>
                <w:lang w:val="vi-VN"/>
              </w:rPr>
            </w:pPr>
            <w:r>
              <w:rPr>
                <w:b/>
                <w:sz w:val="19"/>
                <w:lang w:val="vi-VN"/>
              </w:rPr>
              <w:t>7</w:t>
            </w:r>
          </w:p>
        </w:tc>
        <w:tc>
          <w:tcPr>
            <w:tcW w:w="2016" w:type="dxa"/>
            <w:shd w:val="clear" w:color="auto" w:fill="FFFFFF" w:themeFill="background1"/>
            <w:tcMar>
              <w:top w:w="70" w:type="dxa"/>
              <w:left w:w="90" w:type="dxa"/>
              <w:bottom w:w="70" w:type="dxa"/>
              <w:right w:w="90" w:type="dxa"/>
            </w:tcMar>
          </w:tcPr>
          <w:p w14:paraId="66598430" w14:textId="77777777" w:rsidR="004875AD" w:rsidRPr="000A7FA1" w:rsidRDefault="00A57645">
            <w:pPr>
              <w:spacing w:after="0" w:line="276" w:lineRule="auto"/>
              <w:jc w:val="left"/>
              <w:rPr>
                <w:lang w:val="vi-VN"/>
              </w:rPr>
            </w:pPr>
            <w:r>
              <w:rPr>
                <w:sz w:val="19"/>
                <w:lang w:val="vi-VN"/>
              </w:rPr>
              <w:t>7. Cài đặt &amp; Quản trị hệ thống</w:t>
            </w:r>
          </w:p>
        </w:tc>
        <w:tc>
          <w:tcPr>
            <w:tcW w:w="3312" w:type="dxa"/>
            <w:shd w:val="clear" w:color="auto" w:fill="FFFFFF" w:themeFill="background1"/>
            <w:tcMar>
              <w:top w:w="70" w:type="dxa"/>
              <w:left w:w="90" w:type="dxa"/>
              <w:bottom w:w="70" w:type="dxa"/>
              <w:right w:w="90" w:type="dxa"/>
            </w:tcMar>
          </w:tcPr>
          <w:p w14:paraId="13311529" w14:textId="77777777" w:rsidR="004875AD" w:rsidRPr="000A7FA1" w:rsidRDefault="00A57645">
            <w:pPr>
              <w:spacing w:after="0" w:line="276" w:lineRule="auto"/>
              <w:jc w:val="left"/>
              <w:rPr>
                <w:lang w:val="vi-VN"/>
              </w:rPr>
            </w:pPr>
            <w:r>
              <w:rPr>
                <w:sz w:val="19"/>
                <w:lang w:val="vi-VN"/>
              </w:rPr>
              <w:t>Cài đặt phân quyền người dùng; Danh sách người dùng (Cập nhật, active/inactive).</w:t>
            </w:r>
          </w:p>
        </w:tc>
        <w:tc>
          <w:tcPr>
            <w:tcW w:w="1080" w:type="dxa"/>
            <w:shd w:val="clear" w:color="auto" w:fill="FFFFFF" w:themeFill="background1"/>
            <w:tcMar>
              <w:top w:w="70" w:type="dxa"/>
              <w:left w:w="90" w:type="dxa"/>
              <w:bottom w:w="70" w:type="dxa"/>
              <w:right w:w="90" w:type="dxa"/>
            </w:tcMar>
          </w:tcPr>
          <w:p w14:paraId="5D0572B3"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350E2EB2" w14:textId="77777777" w:rsidR="004875AD" w:rsidRPr="000A7FA1" w:rsidRDefault="00A57645">
            <w:pPr>
              <w:spacing w:after="0" w:line="276" w:lineRule="auto"/>
              <w:jc w:val="left"/>
              <w:rPr>
                <w:lang w:val="vi-VN"/>
              </w:rPr>
            </w:pPr>
            <w:r>
              <w:rPr>
                <w:sz w:val="19"/>
                <w:lang w:val="vi-VN"/>
              </w:rPr>
              <w:t>Phân quyền chi tiết theo RBAC (Ban tổ chức, Ban kiểm tra tư cách CĐ, Ban kiểm phiếu, Thư ký, Kỹ thuật viên).</w:t>
            </w:r>
          </w:p>
        </w:tc>
      </w:tr>
      <w:tr w:rsidR="004875AD" w:rsidRPr="000A7FA1" w14:paraId="4E431467" w14:textId="77777777" w:rsidTr="4EE489EC">
        <w:trPr>
          <w:cantSplit/>
          <w:jc w:val="center"/>
        </w:trPr>
        <w:tc>
          <w:tcPr>
            <w:tcW w:w="648" w:type="dxa"/>
            <w:shd w:val="clear" w:color="auto" w:fill="F9FBFD"/>
            <w:tcMar>
              <w:top w:w="70" w:type="dxa"/>
              <w:left w:w="90" w:type="dxa"/>
              <w:bottom w:w="70" w:type="dxa"/>
              <w:right w:w="90" w:type="dxa"/>
            </w:tcMar>
          </w:tcPr>
          <w:p w14:paraId="45DFF069"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3B16BE7E"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7296B326" w14:textId="77777777" w:rsidR="004875AD" w:rsidRPr="000A7FA1" w:rsidRDefault="00A57645">
            <w:pPr>
              <w:spacing w:after="0" w:line="276" w:lineRule="auto"/>
              <w:jc w:val="left"/>
              <w:rPr>
                <w:lang w:val="vi-VN"/>
              </w:rPr>
            </w:pPr>
            <w:r>
              <w:rPr>
                <w:sz w:val="19"/>
                <w:lang w:val="vi-VN"/>
              </w:rPr>
              <w:t>Danh sách người dùng cổ đông: Active/inactive, xem chi tiết, cập nhật thông tin.</w:t>
            </w:r>
          </w:p>
        </w:tc>
        <w:tc>
          <w:tcPr>
            <w:tcW w:w="1080" w:type="dxa"/>
            <w:shd w:val="clear" w:color="auto" w:fill="F9FBFD"/>
            <w:tcMar>
              <w:top w:w="70" w:type="dxa"/>
              <w:left w:w="90" w:type="dxa"/>
              <w:bottom w:w="70" w:type="dxa"/>
              <w:right w:w="90" w:type="dxa"/>
            </w:tcMar>
          </w:tcPr>
          <w:p w14:paraId="1A63AEAB"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7D30A551" w14:textId="77777777" w:rsidR="004875AD" w:rsidRPr="000A7FA1" w:rsidRDefault="00A57645">
            <w:pPr>
              <w:spacing w:after="0" w:line="276" w:lineRule="auto"/>
              <w:jc w:val="left"/>
              <w:rPr>
                <w:lang w:val="vi-VN"/>
              </w:rPr>
            </w:pPr>
            <w:r>
              <w:rPr>
                <w:sz w:val="19"/>
                <w:lang w:val="vi-VN"/>
              </w:rPr>
              <w:t>Kiểm soát tài khoản cổ đông, hỗ trợ kích hoạt lại tài khoản khi cổ đông yêu cầu.</w:t>
            </w:r>
          </w:p>
        </w:tc>
      </w:tr>
      <w:tr w:rsidR="004875AD" w:rsidRPr="000A7FA1" w14:paraId="6A223BFC" w14:textId="77777777" w:rsidTr="4EE489EC">
        <w:trPr>
          <w:cantSplit/>
          <w:jc w:val="center"/>
        </w:trPr>
        <w:tc>
          <w:tcPr>
            <w:tcW w:w="648" w:type="dxa"/>
            <w:shd w:val="clear" w:color="auto" w:fill="FFFFFF" w:themeFill="background1"/>
            <w:tcMar>
              <w:top w:w="70" w:type="dxa"/>
              <w:left w:w="90" w:type="dxa"/>
              <w:bottom w:w="70" w:type="dxa"/>
              <w:right w:w="90" w:type="dxa"/>
            </w:tcMar>
          </w:tcPr>
          <w:p w14:paraId="7E72968B"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0D065E9E"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48687A49" w14:textId="77777777" w:rsidR="004875AD" w:rsidRPr="000A7FA1" w:rsidRDefault="00A57645">
            <w:pPr>
              <w:spacing w:after="0" w:line="276" w:lineRule="auto"/>
              <w:jc w:val="left"/>
              <w:rPr>
                <w:lang w:val="vi-VN"/>
              </w:rPr>
            </w:pPr>
            <w:r>
              <w:rPr>
                <w:sz w:val="19"/>
                <w:lang w:val="vi-VN"/>
              </w:rPr>
              <w:t>Thông tin tổ chức phát hành &amp; Ban đại diện (Đoàn Chủ tịch, Ban Thư ký, Ban Kiểm phiếu).</w:t>
            </w:r>
          </w:p>
        </w:tc>
        <w:tc>
          <w:tcPr>
            <w:tcW w:w="1080" w:type="dxa"/>
            <w:shd w:val="clear" w:color="auto" w:fill="FFFFFF" w:themeFill="background1"/>
            <w:tcMar>
              <w:top w:w="70" w:type="dxa"/>
              <w:left w:w="90" w:type="dxa"/>
              <w:bottom w:w="70" w:type="dxa"/>
              <w:right w:w="90" w:type="dxa"/>
            </w:tcMar>
          </w:tcPr>
          <w:p w14:paraId="6B2826C5"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7E64551D" w14:textId="77777777" w:rsidR="004875AD" w:rsidRPr="000A7FA1" w:rsidRDefault="00A57645">
            <w:pPr>
              <w:spacing w:after="0" w:line="276" w:lineRule="auto"/>
              <w:jc w:val="left"/>
              <w:rPr>
                <w:lang w:val="vi-VN"/>
              </w:rPr>
            </w:pPr>
            <w:r>
              <w:rPr>
                <w:sz w:val="19"/>
                <w:lang w:val="vi-VN"/>
              </w:rPr>
              <w:t>Khai báo thông tin pháp lý MBS, danh sách nhân sự đoàn chủ tịch hiển thị trên portal và các biểu mẫu.</w:t>
            </w:r>
          </w:p>
        </w:tc>
      </w:tr>
      <w:tr w:rsidR="004875AD" w:rsidRPr="000A7FA1" w14:paraId="281A033F" w14:textId="77777777" w:rsidTr="4EE489EC">
        <w:trPr>
          <w:cantSplit/>
          <w:jc w:val="center"/>
        </w:trPr>
        <w:tc>
          <w:tcPr>
            <w:tcW w:w="648" w:type="dxa"/>
            <w:shd w:val="clear" w:color="auto" w:fill="F9FBFD"/>
            <w:tcMar>
              <w:top w:w="70" w:type="dxa"/>
              <w:left w:w="90" w:type="dxa"/>
              <w:bottom w:w="70" w:type="dxa"/>
              <w:right w:w="90" w:type="dxa"/>
            </w:tcMar>
          </w:tcPr>
          <w:p w14:paraId="3E641587"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209AB3DC"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69F2D443" w14:textId="77777777" w:rsidR="004875AD" w:rsidRPr="000A7FA1" w:rsidRDefault="00A57645">
            <w:pPr>
              <w:spacing w:after="0" w:line="276" w:lineRule="auto"/>
              <w:jc w:val="left"/>
              <w:rPr>
                <w:lang w:val="vi-VN"/>
              </w:rPr>
            </w:pPr>
            <w:r>
              <w:rPr>
                <w:sz w:val="19"/>
                <w:lang w:val="vi-VN"/>
              </w:rPr>
              <w:t>Lịch sử gửi mail &amp; SMS + Trạng thái; Cấu hình kết nối (Mail/SMS); Cấu hình kế hoạch.</w:t>
            </w:r>
          </w:p>
        </w:tc>
        <w:tc>
          <w:tcPr>
            <w:tcW w:w="1080" w:type="dxa"/>
            <w:shd w:val="clear" w:color="auto" w:fill="F9FBFD"/>
            <w:tcMar>
              <w:top w:w="70" w:type="dxa"/>
              <w:left w:w="90" w:type="dxa"/>
              <w:bottom w:w="70" w:type="dxa"/>
              <w:right w:w="90" w:type="dxa"/>
            </w:tcMar>
          </w:tcPr>
          <w:p w14:paraId="23C60A46"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7F84E389" w14:textId="77777777" w:rsidR="004875AD" w:rsidRPr="000A7FA1" w:rsidRDefault="00A57645">
            <w:pPr>
              <w:spacing w:after="0" w:line="276" w:lineRule="auto"/>
              <w:jc w:val="left"/>
              <w:rPr>
                <w:lang w:val="vi-VN"/>
              </w:rPr>
            </w:pPr>
            <w:r>
              <w:rPr>
                <w:sz w:val="19"/>
                <w:lang w:val="vi-VN"/>
              </w:rPr>
              <w:t>Giao diện cấu hình SMTP, SMS API; nhật ký truyền thông chi tiết; thiết lập bộ khung tiến độ chuẩn hóa cho đại hội.</w:t>
            </w:r>
          </w:p>
        </w:tc>
      </w:tr>
      <w:tr w:rsidR="004875AD" w:rsidRPr="000A7FA1" w14:paraId="0083075F" w14:textId="77777777" w:rsidTr="4EE489EC">
        <w:trPr>
          <w:cantSplit/>
          <w:jc w:val="center"/>
        </w:trPr>
        <w:tc>
          <w:tcPr>
            <w:tcW w:w="648" w:type="dxa"/>
            <w:shd w:val="clear" w:color="auto" w:fill="FFFFFF" w:themeFill="background1"/>
            <w:tcMar>
              <w:top w:w="70" w:type="dxa"/>
              <w:left w:w="90" w:type="dxa"/>
              <w:bottom w:w="70" w:type="dxa"/>
              <w:right w:w="90" w:type="dxa"/>
            </w:tcMar>
          </w:tcPr>
          <w:p w14:paraId="08FB40C3" w14:textId="77777777" w:rsidR="004875AD" w:rsidRPr="000A7FA1" w:rsidRDefault="00A57645">
            <w:pPr>
              <w:spacing w:after="0" w:line="276" w:lineRule="auto"/>
              <w:jc w:val="center"/>
              <w:rPr>
                <w:lang w:val="vi-VN"/>
              </w:rPr>
            </w:pPr>
            <w:r>
              <w:rPr>
                <w:b/>
                <w:sz w:val="19"/>
                <w:lang w:val="vi-VN"/>
              </w:rPr>
              <w:lastRenderedPageBreak/>
              <w:t>8</w:t>
            </w:r>
          </w:p>
        </w:tc>
        <w:tc>
          <w:tcPr>
            <w:tcW w:w="2016" w:type="dxa"/>
            <w:shd w:val="clear" w:color="auto" w:fill="FFFFFF" w:themeFill="background1"/>
            <w:tcMar>
              <w:top w:w="70" w:type="dxa"/>
              <w:left w:w="90" w:type="dxa"/>
              <w:bottom w:w="70" w:type="dxa"/>
              <w:right w:w="90" w:type="dxa"/>
            </w:tcMar>
          </w:tcPr>
          <w:p w14:paraId="29F02726" w14:textId="77777777" w:rsidR="004875AD" w:rsidRPr="000A7FA1" w:rsidRDefault="00A57645">
            <w:pPr>
              <w:spacing w:after="0" w:line="276" w:lineRule="auto"/>
              <w:jc w:val="left"/>
              <w:rPr>
                <w:lang w:val="vi-VN"/>
              </w:rPr>
            </w:pPr>
            <w:r>
              <w:rPr>
                <w:sz w:val="19"/>
                <w:lang w:val="vi-VN"/>
              </w:rPr>
              <w:t>8. Báo cáo &amp; Thống kê</w:t>
            </w:r>
          </w:p>
        </w:tc>
        <w:tc>
          <w:tcPr>
            <w:tcW w:w="3312" w:type="dxa"/>
            <w:shd w:val="clear" w:color="auto" w:fill="FFFFFF" w:themeFill="background1"/>
            <w:tcMar>
              <w:top w:w="70" w:type="dxa"/>
              <w:left w:w="90" w:type="dxa"/>
              <w:bottom w:w="70" w:type="dxa"/>
              <w:right w:w="90" w:type="dxa"/>
            </w:tcMar>
          </w:tcPr>
          <w:p w14:paraId="7D1A9A05" w14:textId="77777777" w:rsidR="004875AD" w:rsidRPr="000A7FA1" w:rsidRDefault="00A57645">
            <w:pPr>
              <w:spacing w:after="0" w:line="276" w:lineRule="auto"/>
              <w:jc w:val="left"/>
              <w:rPr>
                <w:lang w:val="vi-VN"/>
              </w:rPr>
            </w:pPr>
            <w:r>
              <w:rPr>
                <w:sz w:val="19"/>
                <w:lang w:val="vi-VN"/>
              </w:rPr>
              <w:t>Cơ chế xuất và lưu trữ báo cáo CĐ dự họp, kết quả biểu quyết, DS không tham dự, DS không biểu quyết, DS ủy quyền.</w:t>
            </w:r>
          </w:p>
        </w:tc>
        <w:tc>
          <w:tcPr>
            <w:tcW w:w="1080" w:type="dxa"/>
            <w:shd w:val="clear" w:color="auto" w:fill="FFFFFF" w:themeFill="background1"/>
            <w:tcMar>
              <w:top w:w="70" w:type="dxa"/>
              <w:left w:w="90" w:type="dxa"/>
              <w:bottom w:w="70" w:type="dxa"/>
              <w:right w:w="90" w:type="dxa"/>
            </w:tcMar>
          </w:tcPr>
          <w:p w14:paraId="00939B05"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39AEC331" w14:textId="77777777" w:rsidR="004875AD" w:rsidRPr="000A7FA1" w:rsidRDefault="4EE489EC">
            <w:pPr>
              <w:spacing w:after="0" w:line="276" w:lineRule="auto"/>
              <w:jc w:val="left"/>
              <w:rPr>
                <w:lang w:val="vi-VN"/>
              </w:rPr>
            </w:pPr>
            <w:commentRangeStart w:id="37"/>
            <w:del w:id="38" w:author="Claude" w:date="2026-10-01T10:00:00Z">
              <w:r>
                <w:rPr>
                  <w:sz w:val="19"/>
                  <w:szCs w:val="19"/>
                  <w:lang w:val="vi-VN"/>
                </w:rPr>
                <w:delText>Hệ thống trích xuất đầy đủ các mẫu báo cáo quản trị và báo cáo nộp UBCKNN/Sở GDCK dưới dạng PDF/Excel có mã hóa.</w:delText>
              </w:r>
            </w:del>
            <w:ins w:id="39" w:author="Claude" w:date="2026-10-01T10:00:00Z">
              <w:r>
                <w:rPr>
                  <w:sz w:val="19"/>
                  <w:szCs w:val="19"/>
                  <w:lang w:val="vi-VN"/>
                </w:rPr>
                <w:t>Hệ thống trích xuất các báo cáo theo mẫu được cấu hình dưới dạng PDF/Excel; việc mã hóa file thực hiện theo yêu cầu và quy trình bảo mật của MBS.</w:t>
              </w:r>
            </w:ins>
            <w:commentRangeEnd w:id="37"/>
            <w:r>
              <w:rPr>
                <w:rStyle w:val="CommentReference"/>
                <w:sz w:val="26"/>
                <w:szCs w:val="22"/>
                <w:lang w:val="vi-VN"/>
              </w:rPr>
              <w:commentReference w:id="37"/>
            </w:r>
          </w:p>
        </w:tc>
      </w:tr>
      <w:tr w:rsidR="004875AD" w:rsidRPr="000A7FA1" w14:paraId="6E314957" w14:textId="77777777" w:rsidTr="4EE489EC">
        <w:trPr>
          <w:cantSplit/>
          <w:jc w:val="center"/>
        </w:trPr>
        <w:tc>
          <w:tcPr>
            <w:tcW w:w="648" w:type="dxa"/>
            <w:shd w:val="clear" w:color="auto" w:fill="F9FBFD"/>
            <w:tcMar>
              <w:top w:w="70" w:type="dxa"/>
              <w:left w:w="90" w:type="dxa"/>
              <w:bottom w:w="70" w:type="dxa"/>
              <w:right w:w="90" w:type="dxa"/>
            </w:tcMar>
          </w:tcPr>
          <w:p w14:paraId="3DBE7AEA" w14:textId="77777777" w:rsidR="004875AD" w:rsidRPr="000A7FA1" w:rsidRDefault="00A57645">
            <w:pPr>
              <w:spacing w:after="0" w:line="276" w:lineRule="auto"/>
              <w:jc w:val="center"/>
              <w:rPr>
                <w:lang w:val="vi-VN"/>
              </w:rPr>
            </w:pPr>
            <w:r>
              <w:rPr>
                <w:b/>
                <w:sz w:val="19"/>
                <w:lang w:val="vi-VN"/>
              </w:rPr>
              <w:t>9</w:t>
            </w:r>
          </w:p>
        </w:tc>
        <w:tc>
          <w:tcPr>
            <w:tcW w:w="2016" w:type="dxa"/>
            <w:shd w:val="clear" w:color="auto" w:fill="F9FBFD"/>
            <w:tcMar>
              <w:top w:w="70" w:type="dxa"/>
              <w:left w:w="90" w:type="dxa"/>
              <w:bottom w:w="70" w:type="dxa"/>
              <w:right w:w="90" w:type="dxa"/>
            </w:tcMar>
          </w:tcPr>
          <w:p w14:paraId="4F7E2DB6" w14:textId="77777777" w:rsidR="004875AD" w:rsidRPr="000A7FA1" w:rsidRDefault="00A57645">
            <w:pPr>
              <w:spacing w:after="0" w:line="276" w:lineRule="auto"/>
              <w:jc w:val="left"/>
              <w:rPr>
                <w:lang w:val="vi-VN"/>
              </w:rPr>
            </w:pPr>
            <w:r>
              <w:rPr>
                <w:sz w:val="19"/>
                <w:lang w:val="vi-VN"/>
              </w:rPr>
              <w:t>9. Đa ngôn ngữ</w:t>
            </w:r>
          </w:p>
        </w:tc>
        <w:tc>
          <w:tcPr>
            <w:tcW w:w="3312" w:type="dxa"/>
            <w:shd w:val="clear" w:color="auto" w:fill="F9FBFD"/>
            <w:tcMar>
              <w:top w:w="70" w:type="dxa"/>
              <w:left w:w="90" w:type="dxa"/>
              <w:bottom w:w="70" w:type="dxa"/>
              <w:right w:w="90" w:type="dxa"/>
            </w:tcMar>
          </w:tcPr>
          <w:p w14:paraId="36AC8818" w14:textId="77777777" w:rsidR="004875AD" w:rsidRPr="000A7FA1" w:rsidRDefault="00A57645">
            <w:pPr>
              <w:spacing w:after="0" w:line="276" w:lineRule="auto"/>
              <w:jc w:val="left"/>
              <w:rPr>
                <w:lang w:val="vi-VN"/>
              </w:rPr>
            </w:pPr>
            <w:r>
              <w:rPr>
                <w:sz w:val="19"/>
                <w:lang w:val="vi-VN"/>
              </w:rPr>
              <w:t>Hỗ trợ Tiếng Việt là chính và Tiếng Anh cho cả Admin và Cổ đông / người dùng cuối.</w:t>
            </w:r>
          </w:p>
        </w:tc>
        <w:tc>
          <w:tcPr>
            <w:tcW w:w="1080" w:type="dxa"/>
            <w:shd w:val="clear" w:color="auto" w:fill="F9FBFD"/>
            <w:tcMar>
              <w:top w:w="70" w:type="dxa"/>
              <w:left w:w="90" w:type="dxa"/>
              <w:bottom w:w="70" w:type="dxa"/>
              <w:right w:w="90" w:type="dxa"/>
            </w:tcMar>
          </w:tcPr>
          <w:p w14:paraId="13EDC68E"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23E6F427" w14:textId="77777777" w:rsidR="004875AD" w:rsidRPr="000A7FA1" w:rsidRDefault="4EE489EC">
            <w:pPr>
              <w:spacing w:after="0" w:line="276" w:lineRule="auto"/>
              <w:jc w:val="left"/>
              <w:rPr>
                <w:lang w:val="vi-VN"/>
              </w:rPr>
            </w:pPr>
            <w:commentRangeStart w:id="40"/>
            <w:del w:id="41" w:author="Claude" w:date="2026-10-01T10:00:00Z">
              <w:r>
                <w:rPr>
                  <w:sz w:val="19"/>
                  <w:szCs w:val="19"/>
                  <w:lang w:val="vi-VN"/>
                </w:rPr>
                <w:delText>Hỗ trợ song ngữ Việt - Anh hoàn chỉnh trên toàn bộ giao diện Cổ đông và Cổng quản trị Admin, chuyển đổi 1 chạm.</w:delText>
              </w:r>
            </w:del>
            <w:ins w:id="42" w:author="Claude" w:date="2026-10-01T10:00:00Z">
              <w:r>
                <w:rPr>
                  <w:sz w:val="19"/>
                  <w:szCs w:val="19"/>
                  <w:lang w:val="vi-VN"/>
                </w:rPr>
                <w:t>Hỗ trợ Tiếng Việt là chính; khả năng bổ sung Tiếng Anh sẽ được xem xét theo phạm vi và cấu hình được thống nhất với MBS.</w:t>
              </w:r>
            </w:ins>
            <w:commentRangeEnd w:id="40"/>
            <w:r>
              <w:rPr>
                <w:rStyle w:val="CommentReference"/>
                <w:sz w:val="26"/>
                <w:szCs w:val="22"/>
                <w:lang w:val="vi-VN"/>
              </w:rPr>
              <w:commentReference w:id="40"/>
            </w:r>
          </w:p>
        </w:tc>
      </w:tr>
      <w:tr w:rsidR="004875AD" w:rsidRPr="000A7FA1" w14:paraId="14CA5BFD" w14:textId="77777777" w:rsidTr="4EE489EC">
        <w:trPr>
          <w:cantSplit/>
          <w:jc w:val="center"/>
        </w:trPr>
        <w:tc>
          <w:tcPr>
            <w:tcW w:w="648" w:type="dxa"/>
            <w:shd w:val="clear" w:color="auto" w:fill="FFFFFF" w:themeFill="background1"/>
            <w:tcMar>
              <w:top w:w="70" w:type="dxa"/>
              <w:left w:w="90" w:type="dxa"/>
              <w:bottom w:w="70" w:type="dxa"/>
              <w:right w:w="90" w:type="dxa"/>
            </w:tcMar>
          </w:tcPr>
          <w:p w14:paraId="73D79240" w14:textId="77777777" w:rsidR="004875AD" w:rsidRPr="000A7FA1" w:rsidRDefault="00A57645">
            <w:pPr>
              <w:spacing w:after="0" w:line="276" w:lineRule="auto"/>
              <w:jc w:val="center"/>
              <w:rPr>
                <w:lang w:val="vi-VN"/>
              </w:rPr>
            </w:pPr>
            <w:r>
              <w:rPr>
                <w:b/>
                <w:sz w:val="19"/>
                <w:lang w:val="vi-VN"/>
              </w:rPr>
              <w:t>10</w:t>
            </w:r>
          </w:p>
        </w:tc>
        <w:tc>
          <w:tcPr>
            <w:tcW w:w="2016" w:type="dxa"/>
            <w:shd w:val="clear" w:color="auto" w:fill="FFFFFF" w:themeFill="background1"/>
            <w:tcMar>
              <w:top w:w="70" w:type="dxa"/>
              <w:left w:w="90" w:type="dxa"/>
              <w:bottom w:w="70" w:type="dxa"/>
              <w:right w:w="90" w:type="dxa"/>
            </w:tcMar>
          </w:tcPr>
          <w:p w14:paraId="3012A700" w14:textId="77777777" w:rsidR="004875AD" w:rsidRPr="000A7FA1" w:rsidRDefault="00A57645">
            <w:pPr>
              <w:spacing w:after="0" w:line="276" w:lineRule="auto"/>
              <w:jc w:val="left"/>
              <w:rPr>
                <w:lang w:val="vi-VN"/>
              </w:rPr>
            </w:pPr>
            <w:r>
              <w:rPr>
                <w:sz w:val="19"/>
                <w:lang w:val="vi-VN"/>
              </w:rPr>
              <w:t>10. Kết nối camera</w:t>
            </w:r>
          </w:p>
        </w:tc>
        <w:tc>
          <w:tcPr>
            <w:tcW w:w="3312" w:type="dxa"/>
            <w:shd w:val="clear" w:color="auto" w:fill="FFFFFF" w:themeFill="background1"/>
            <w:tcMar>
              <w:top w:w="70" w:type="dxa"/>
              <w:left w:w="90" w:type="dxa"/>
              <w:bottom w:w="70" w:type="dxa"/>
              <w:right w:w="90" w:type="dxa"/>
            </w:tcMar>
          </w:tcPr>
          <w:p w14:paraId="569D6751" w14:textId="77777777" w:rsidR="004875AD" w:rsidRPr="000A7FA1" w:rsidRDefault="00A57645">
            <w:pPr>
              <w:spacing w:after="0" w:line="276" w:lineRule="auto"/>
              <w:jc w:val="left"/>
              <w:rPr>
                <w:lang w:val="vi-VN"/>
              </w:rPr>
            </w:pPr>
            <w:r>
              <w:rPr>
                <w:sz w:val="19"/>
                <w:lang w:val="vi-VN"/>
              </w:rPr>
              <w:t>Kết nối camera tại hội trường (nếu có).</w:t>
            </w:r>
          </w:p>
        </w:tc>
        <w:tc>
          <w:tcPr>
            <w:tcW w:w="1080" w:type="dxa"/>
            <w:shd w:val="clear" w:color="auto" w:fill="FFFFFF" w:themeFill="background1"/>
            <w:tcMar>
              <w:top w:w="70" w:type="dxa"/>
              <w:left w:w="90" w:type="dxa"/>
              <w:bottom w:w="70" w:type="dxa"/>
              <w:right w:w="90" w:type="dxa"/>
            </w:tcMar>
          </w:tcPr>
          <w:p w14:paraId="6F9170BB"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399E9BC3" w14:textId="77777777" w:rsidR="004875AD" w:rsidRPr="000A7FA1" w:rsidRDefault="4EE489EC">
            <w:pPr>
              <w:spacing w:after="0" w:line="276" w:lineRule="auto"/>
              <w:jc w:val="left"/>
              <w:rPr>
                <w:lang w:val="vi-VN"/>
              </w:rPr>
            </w:pPr>
            <w:commentRangeStart w:id="43"/>
            <w:del w:id="44" w:author="Claude" w:date="2026-10-01T10:00:00Z">
              <w:r>
                <w:rPr>
                  <w:sz w:val="19"/>
                  <w:szCs w:val="19"/>
                  <w:lang w:val="vi-VN"/>
                </w:rPr>
                <w:delText>Tích hợp luồng video từ camera phòng họp qua giao thức RTSP/RTMP để tiếp sóng lên portal cổ đông với độ trễ siêu thấp.</w:delText>
              </w:r>
            </w:del>
            <w:ins w:id="45" w:author="Claude" w:date="2026-10-01T10:00:00Z">
              <w:r>
                <w:rPr>
                  <w:sz w:val="19"/>
                  <w:szCs w:val="19"/>
                  <w:lang w:val="vi-VN"/>
                </w:rPr>
                <w:t>Việc kết nối camera và tiếp sóng lên portal phụ thuộc vào hạ tầng, thiết bị và cấu hình thực tế tại địa điểm tổ chức.</w:t>
              </w:r>
            </w:ins>
            <w:commentRangeEnd w:id="43"/>
            <w:r>
              <w:rPr>
                <w:rStyle w:val="CommentReference"/>
                <w:sz w:val="26"/>
                <w:szCs w:val="22"/>
                <w:lang w:val="vi-VN"/>
              </w:rPr>
              <w:commentReference w:id="43"/>
            </w:r>
          </w:p>
        </w:tc>
      </w:tr>
      <w:tr w:rsidR="004875AD" w:rsidRPr="000A7FA1" w14:paraId="0030E6A7" w14:textId="77777777" w:rsidTr="4EE489EC">
        <w:trPr>
          <w:cantSplit/>
          <w:jc w:val="center"/>
        </w:trPr>
        <w:tc>
          <w:tcPr>
            <w:tcW w:w="648" w:type="dxa"/>
            <w:shd w:val="clear" w:color="auto" w:fill="F9FBFD"/>
            <w:tcMar>
              <w:top w:w="70" w:type="dxa"/>
              <w:left w:w="90" w:type="dxa"/>
              <w:bottom w:w="70" w:type="dxa"/>
              <w:right w:w="90" w:type="dxa"/>
            </w:tcMar>
          </w:tcPr>
          <w:p w14:paraId="3237ABB6" w14:textId="77777777" w:rsidR="004875AD" w:rsidRPr="000A7FA1" w:rsidRDefault="00A57645">
            <w:pPr>
              <w:spacing w:after="0" w:line="276" w:lineRule="auto"/>
              <w:jc w:val="center"/>
              <w:rPr>
                <w:lang w:val="vi-VN"/>
              </w:rPr>
            </w:pPr>
            <w:r>
              <w:rPr>
                <w:b/>
                <w:sz w:val="19"/>
                <w:lang w:val="vi-VN"/>
              </w:rPr>
              <w:t>II</w:t>
            </w:r>
          </w:p>
        </w:tc>
        <w:tc>
          <w:tcPr>
            <w:tcW w:w="2016" w:type="dxa"/>
            <w:shd w:val="clear" w:color="auto" w:fill="F9FBFD"/>
            <w:tcMar>
              <w:top w:w="70" w:type="dxa"/>
              <w:left w:w="90" w:type="dxa"/>
              <w:bottom w:w="70" w:type="dxa"/>
              <w:right w:w="90" w:type="dxa"/>
            </w:tcMar>
          </w:tcPr>
          <w:p w14:paraId="1CC344CE" w14:textId="77777777" w:rsidR="004875AD" w:rsidRPr="000A7FA1" w:rsidRDefault="00A57645">
            <w:pPr>
              <w:spacing w:after="0" w:line="276" w:lineRule="auto"/>
              <w:jc w:val="left"/>
              <w:rPr>
                <w:lang w:val="vi-VN"/>
              </w:rPr>
            </w:pPr>
            <w:r>
              <w:rPr>
                <w:sz w:val="19"/>
                <w:lang w:val="vi-VN"/>
              </w:rPr>
              <w:t>HỆ THỐNG DÀNH CHO CỔ ĐÔNG / KHÁCH MỜI</w:t>
            </w:r>
          </w:p>
        </w:tc>
        <w:tc>
          <w:tcPr>
            <w:tcW w:w="3312" w:type="dxa"/>
            <w:shd w:val="clear" w:color="auto" w:fill="F9FBFD"/>
            <w:tcMar>
              <w:top w:w="70" w:type="dxa"/>
              <w:left w:w="90" w:type="dxa"/>
              <w:bottom w:w="70" w:type="dxa"/>
              <w:right w:w="90" w:type="dxa"/>
            </w:tcMar>
          </w:tcPr>
          <w:p w14:paraId="0A334498" w14:textId="77777777" w:rsidR="004875AD" w:rsidRPr="000A7FA1" w:rsidRDefault="004875AD">
            <w:pPr>
              <w:spacing w:after="0" w:line="276" w:lineRule="auto"/>
              <w:jc w:val="left"/>
              <w:rPr>
                <w:lang w:val="vi-VN"/>
              </w:rPr>
            </w:pPr>
          </w:p>
        </w:tc>
        <w:tc>
          <w:tcPr>
            <w:tcW w:w="1080" w:type="dxa"/>
            <w:shd w:val="clear" w:color="auto" w:fill="F9FBFD"/>
            <w:tcMar>
              <w:top w:w="70" w:type="dxa"/>
              <w:left w:w="90" w:type="dxa"/>
              <w:bottom w:w="70" w:type="dxa"/>
              <w:right w:w="90" w:type="dxa"/>
            </w:tcMar>
          </w:tcPr>
          <w:p w14:paraId="6BDB1FB5" w14:textId="77777777" w:rsidR="004875AD" w:rsidRPr="000A7FA1" w:rsidRDefault="004875AD">
            <w:pPr>
              <w:spacing w:after="0" w:line="276" w:lineRule="auto"/>
              <w:jc w:val="center"/>
              <w:rPr>
                <w:lang w:val="vi-VN"/>
              </w:rPr>
            </w:pPr>
          </w:p>
        </w:tc>
        <w:tc>
          <w:tcPr>
            <w:tcW w:w="2592" w:type="dxa"/>
            <w:shd w:val="clear" w:color="auto" w:fill="F9FBFD"/>
            <w:tcMar>
              <w:top w:w="70" w:type="dxa"/>
              <w:left w:w="90" w:type="dxa"/>
              <w:bottom w:w="70" w:type="dxa"/>
              <w:right w:w="90" w:type="dxa"/>
            </w:tcMar>
          </w:tcPr>
          <w:p w14:paraId="505C4E33" w14:textId="77777777" w:rsidR="004875AD" w:rsidRPr="000A7FA1" w:rsidRDefault="004875AD">
            <w:pPr>
              <w:spacing w:after="0" w:line="276" w:lineRule="auto"/>
              <w:jc w:val="left"/>
              <w:rPr>
                <w:lang w:val="vi-VN"/>
              </w:rPr>
            </w:pPr>
          </w:p>
        </w:tc>
      </w:tr>
      <w:tr w:rsidR="004875AD" w:rsidRPr="000A7FA1" w14:paraId="54902C23" w14:textId="77777777" w:rsidTr="4EE489EC">
        <w:trPr>
          <w:cantSplit/>
          <w:jc w:val="center"/>
        </w:trPr>
        <w:tc>
          <w:tcPr>
            <w:tcW w:w="648" w:type="dxa"/>
            <w:shd w:val="clear" w:color="auto" w:fill="FFFFFF" w:themeFill="background1"/>
            <w:tcMar>
              <w:top w:w="70" w:type="dxa"/>
              <w:left w:w="90" w:type="dxa"/>
              <w:bottom w:w="70" w:type="dxa"/>
              <w:right w:w="90" w:type="dxa"/>
            </w:tcMar>
          </w:tcPr>
          <w:p w14:paraId="6F0D4C43" w14:textId="77777777" w:rsidR="004875AD" w:rsidRPr="000A7FA1" w:rsidRDefault="00A57645">
            <w:pPr>
              <w:spacing w:after="0" w:line="276" w:lineRule="auto"/>
              <w:jc w:val="center"/>
              <w:rPr>
                <w:lang w:val="vi-VN"/>
              </w:rPr>
            </w:pPr>
            <w:r>
              <w:rPr>
                <w:b/>
                <w:sz w:val="19"/>
                <w:lang w:val="vi-VN"/>
              </w:rPr>
              <w:t>1</w:t>
            </w:r>
          </w:p>
        </w:tc>
        <w:tc>
          <w:tcPr>
            <w:tcW w:w="2016" w:type="dxa"/>
            <w:shd w:val="clear" w:color="auto" w:fill="FFFFFF" w:themeFill="background1"/>
            <w:tcMar>
              <w:top w:w="70" w:type="dxa"/>
              <w:left w:w="90" w:type="dxa"/>
              <w:bottom w:w="70" w:type="dxa"/>
              <w:right w:w="90" w:type="dxa"/>
            </w:tcMar>
          </w:tcPr>
          <w:p w14:paraId="6C339E00" w14:textId="77777777" w:rsidR="004875AD" w:rsidRPr="000A7FA1" w:rsidRDefault="00A57645">
            <w:pPr>
              <w:spacing w:after="0" w:line="276" w:lineRule="auto"/>
              <w:jc w:val="left"/>
              <w:rPr>
                <w:lang w:val="vi-VN"/>
              </w:rPr>
            </w:pPr>
            <w:r>
              <w:rPr>
                <w:sz w:val="19"/>
                <w:lang w:val="vi-VN"/>
              </w:rPr>
              <w:t>1. Đăng nhập hệ thống</w:t>
            </w:r>
          </w:p>
        </w:tc>
        <w:tc>
          <w:tcPr>
            <w:tcW w:w="3312" w:type="dxa"/>
            <w:shd w:val="clear" w:color="auto" w:fill="FFFFFF" w:themeFill="background1"/>
            <w:tcMar>
              <w:top w:w="70" w:type="dxa"/>
              <w:left w:w="90" w:type="dxa"/>
              <w:bottom w:w="70" w:type="dxa"/>
              <w:right w:w="90" w:type="dxa"/>
            </w:tcMar>
          </w:tcPr>
          <w:p w14:paraId="13415160" w14:textId="77777777" w:rsidR="004875AD" w:rsidRPr="000A7FA1" w:rsidRDefault="00A57645">
            <w:pPr>
              <w:spacing w:after="0" w:line="276" w:lineRule="auto"/>
              <w:jc w:val="left"/>
              <w:rPr>
                <w:lang w:val="vi-VN"/>
              </w:rPr>
            </w:pPr>
            <w:r>
              <w:rPr>
                <w:sz w:val="19"/>
                <w:lang w:val="vi-VN"/>
              </w:rPr>
              <w:t>Đăng nhập dùng SĐKSH/OTP qua link email/SMS =&gt; Kiểm tra tư cách CĐ, xác thực OTP SMS hoặc OTP Email.</w:t>
            </w:r>
          </w:p>
        </w:tc>
        <w:tc>
          <w:tcPr>
            <w:tcW w:w="1080" w:type="dxa"/>
            <w:shd w:val="clear" w:color="auto" w:fill="FFFFFF" w:themeFill="background1"/>
            <w:tcMar>
              <w:top w:w="70" w:type="dxa"/>
              <w:left w:w="90" w:type="dxa"/>
              <w:bottom w:w="70" w:type="dxa"/>
              <w:right w:w="90" w:type="dxa"/>
            </w:tcMar>
          </w:tcPr>
          <w:p w14:paraId="4BDB8E97"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40FA11F8" w14:textId="77777777" w:rsidR="004875AD" w:rsidRPr="000A7FA1" w:rsidRDefault="00A57645">
            <w:pPr>
              <w:spacing w:after="0" w:line="276" w:lineRule="auto"/>
              <w:jc w:val="left"/>
              <w:rPr>
                <w:lang w:val="vi-VN"/>
              </w:rPr>
            </w:pPr>
            <w:r>
              <w:rPr>
                <w:sz w:val="19"/>
                <w:lang w:val="vi-VN"/>
              </w:rPr>
              <w:t>Giao diện cổ đông siêu tiện lợi, không cần nhớ mật khẩu phức tạp; xác thực bảo mật 2 lớp qua mã OTP gửi tức thời về điện thoại/email.</w:t>
            </w:r>
          </w:p>
        </w:tc>
      </w:tr>
      <w:tr w:rsidR="004875AD" w:rsidRPr="000A7FA1" w14:paraId="30A4F5B4" w14:textId="77777777" w:rsidTr="4EE489EC">
        <w:trPr>
          <w:cantSplit/>
          <w:jc w:val="center"/>
        </w:trPr>
        <w:tc>
          <w:tcPr>
            <w:tcW w:w="648" w:type="dxa"/>
            <w:shd w:val="clear" w:color="auto" w:fill="F9FBFD"/>
            <w:tcMar>
              <w:top w:w="70" w:type="dxa"/>
              <w:left w:w="90" w:type="dxa"/>
              <w:bottom w:w="70" w:type="dxa"/>
              <w:right w:w="90" w:type="dxa"/>
            </w:tcMar>
          </w:tcPr>
          <w:p w14:paraId="39FA1AC6" w14:textId="77777777" w:rsidR="004875AD" w:rsidRPr="000A7FA1" w:rsidRDefault="00A57645">
            <w:pPr>
              <w:spacing w:after="0" w:line="276" w:lineRule="auto"/>
              <w:jc w:val="center"/>
              <w:rPr>
                <w:lang w:val="vi-VN"/>
              </w:rPr>
            </w:pPr>
            <w:r>
              <w:rPr>
                <w:b/>
                <w:sz w:val="19"/>
                <w:lang w:val="vi-VN"/>
              </w:rPr>
              <w:t>2</w:t>
            </w:r>
          </w:p>
        </w:tc>
        <w:tc>
          <w:tcPr>
            <w:tcW w:w="2016" w:type="dxa"/>
            <w:shd w:val="clear" w:color="auto" w:fill="F9FBFD"/>
            <w:tcMar>
              <w:top w:w="70" w:type="dxa"/>
              <w:left w:w="90" w:type="dxa"/>
              <w:bottom w:w="70" w:type="dxa"/>
              <w:right w:w="90" w:type="dxa"/>
            </w:tcMar>
          </w:tcPr>
          <w:p w14:paraId="4AE1F286" w14:textId="77777777" w:rsidR="004875AD" w:rsidRPr="000A7FA1" w:rsidRDefault="00A57645">
            <w:pPr>
              <w:spacing w:after="0" w:line="276" w:lineRule="auto"/>
              <w:jc w:val="left"/>
              <w:rPr>
                <w:lang w:val="vi-VN"/>
              </w:rPr>
            </w:pPr>
            <w:r>
              <w:rPr>
                <w:sz w:val="19"/>
                <w:lang w:val="vi-VN"/>
              </w:rPr>
              <w:t>2. Thông báo</w:t>
            </w:r>
          </w:p>
        </w:tc>
        <w:tc>
          <w:tcPr>
            <w:tcW w:w="3312" w:type="dxa"/>
            <w:shd w:val="clear" w:color="auto" w:fill="F9FBFD"/>
            <w:tcMar>
              <w:top w:w="70" w:type="dxa"/>
              <w:left w:w="90" w:type="dxa"/>
              <w:bottom w:w="70" w:type="dxa"/>
              <w:right w:w="90" w:type="dxa"/>
            </w:tcMar>
          </w:tcPr>
          <w:p w14:paraId="5921DB4A" w14:textId="77777777" w:rsidR="004875AD" w:rsidRPr="000A7FA1" w:rsidRDefault="00A57645">
            <w:pPr>
              <w:spacing w:after="0" w:line="276" w:lineRule="auto"/>
              <w:jc w:val="left"/>
              <w:rPr>
                <w:lang w:val="vi-VN"/>
              </w:rPr>
            </w:pPr>
            <w:r>
              <w:rPr>
                <w:sz w:val="19"/>
                <w:lang w:val="vi-VN"/>
              </w:rPr>
              <w:t>Xem chi tiết thông báo; điền form mẫu phản hồi gửi ban quản lý; In/tải file thông báo.</w:t>
            </w:r>
          </w:p>
        </w:tc>
        <w:tc>
          <w:tcPr>
            <w:tcW w:w="1080" w:type="dxa"/>
            <w:shd w:val="clear" w:color="auto" w:fill="F9FBFD"/>
            <w:tcMar>
              <w:top w:w="70" w:type="dxa"/>
              <w:left w:w="90" w:type="dxa"/>
              <w:bottom w:w="70" w:type="dxa"/>
              <w:right w:w="90" w:type="dxa"/>
            </w:tcMar>
          </w:tcPr>
          <w:p w14:paraId="02E69335"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62AA0C41" w14:textId="77777777" w:rsidR="004875AD" w:rsidRPr="000A7FA1" w:rsidRDefault="00A57645">
            <w:pPr>
              <w:spacing w:after="0" w:line="276" w:lineRule="auto"/>
              <w:jc w:val="left"/>
              <w:rPr>
                <w:lang w:val="vi-VN"/>
              </w:rPr>
            </w:pPr>
            <w:r>
              <w:rPr>
                <w:sz w:val="19"/>
                <w:lang w:val="vi-VN"/>
              </w:rPr>
              <w:t>Cổ đông dễ dàng tra cứu thông tin, gửi ý kiến đóng góp hoặc tải văn bản chính thức của MBS về máy cá nhân.</w:t>
            </w:r>
          </w:p>
        </w:tc>
      </w:tr>
      <w:tr w:rsidR="004875AD" w:rsidRPr="000A7FA1" w14:paraId="1C11CF90" w14:textId="77777777" w:rsidTr="4EE489EC">
        <w:trPr>
          <w:cantSplit/>
          <w:jc w:val="center"/>
        </w:trPr>
        <w:tc>
          <w:tcPr>
            <w:tcW w:w="648" w:type="dxa"/>
            <w:shd w:val="clear" w:color="auto" w:fill="FFFFFF" w:themeFill="background1"/>
            <w:tcMar>
              <w:top w:w="70" w:type="dxa"/>
              <w:left w:w="90" w:type="dxa"/>
              <w:bottom w:w="70" w:type="dxa"/>
              <w:right w:w="90" w:type="dxa"/>
            </w:tcMar>
          </w:tcPr>
          <w:p w14:paraId="4372CDF0" w14:textId="77777777" w:rsidR="004875AD" w:rsidRPr="000A7FA1" w:rsidRDefault="00A57645">
            <w:pPr>
              <w:spacing w:after="0" w:line="276" w:lineRule="auto"/>
              <w:jc w:val="center"/>
              <w:rPr>
                <w:lang w:val="vi-VN"/>
              </w:rPr>
            </w:pPr>
            <w:r>
              <w:rPr>
                <w:b/>
                <w:sz w:val="19"/>
                <w:lang w:val="vi-VN"/>
              </w:rPr>
              <w:t>3</w:t>
            </w:r>
          </w:p>
        </w:tc>
        <w:tc>
          <w:tcPr>
            <w:tcW w:w="2016" w:type="dxa"/>
            <w:shd w:val="clear" w:color="auto" w:fill="FFFFFF" w:themeFill="background1"/>
            <w:tcMar>
              <w:top w:w="70" w:type="dxa"/>
              <w:left w:w="90" w:type="dxa"/>
              <w:bottom w:w="70" w:type="dxa"/>
              <w:right w:w="90" w:type="dxa"/>
            </w:tcMar>
          </w:tcPr>
          <w:p w14:paraId="265337F8" w14:textId="77777777" w:rsidR="004875AD" w:rsidRPr="000A7FA1" w:rsidRDefault="00A57645">
            <w:pPr>
              <w:spacing w:after="0" w:line="276" w:lineRule="auto"/>
              <w:jc w:val="left"/>
              <w:rPr>
                <w:lang w:val="vi-VN"/>
              </w:rPr>
            </w:pPr>
            <w:r>
              <w:rPr>
                <w:sz w:val="19"/>
                <w:lang w:val="vi-VN"/>
              </w:rPr>
              <w:t>3. Phiếu ý kiến</w:t>
            </w:r>
          </w:p>
        </w:tc>
        <w:tc>
          <w:tcPr>
            <w:tcW w:w="3312" w:type="dxa"/>
            <w:shd w:val="clear" w:color="auto" w:fill="FFFFFF" w:themeFill="background1"/>
            <w:tcMar>
              <w:top w:w="70" w:type="dxa"/>
              <w:left w:w="90" w:type="dxa"/>
              <w:bottom w:w="70" w:type="dxa"/>
              <w:right w:w="90" w:type="dxa"/>
            </w:tcMar>
          </w:tcPr>
          <w:p w14:paraId="6196FF61" w14:textId="77777777" w:rsidR="004875AD" w:rsidRPr="000A7FA1" w:rsidRDefault="00A57645">
            <w:pPr>
              <w:spacing w:after="0" w:line="276" w:lineRule="auto"/>
              <w:jc w:val="left"/>
              <w:rPr>
                <w:lang w:val="vi-VN"/>
              </w:rPr>
            </w:pPr>
            <w:r>
              <w:rPr>
                <w:sz w:val="19"/>
                <w:lang w:val="vi-VN"/>
              </w:rPr>
              <w:t>Xem chi tiết phiếu ý kiến; trả lời phiếu và submit; in/tải file phiếu ý kiến.</w:t>
            </w:r>
          </w:p>
        </w:tc>
        <w:tc>
          <w:tcPr>
            <w:tcW w:w="1080" w:type="dxa"/>
            <w:shd w:val="clear" w:color="auto" w:fill="FFFFFF" w:themeFill="background1"/>
            <w:tcMar>
              <w:top w:w="70" w:type="dxa"/>
              <w:left w:w="90" w:type="dxa"/>
              <w:bottom w:w="70" w:type="dxa"/>
              <w:right w:w="90" w:type="dxa"/>
            </w:tcMar>
          </w:tcPr>
          <w:p w14:paraId="78D027B8"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6490A4DE" w14:textId="77777777" w:rsidR="004875AD" w:rsidRPr="000A7FA1" w:rsidRDefault="00A57645">
            <w:pPr>
              <w:spacing w:after="0" w:line="276" w:lineRule="auto"/>
              <w:jc w:val="left"/>
              <w:rPr>
                <w:lang w:val="vi-VN"/>
              </w:rPr>
            </w:pPr>
            <w:r>
              <w:rPr>
                <w:sz w:val="19"/>
                <w:lang w:val="vi-VN"/>
              </w:rPr>
              <w:t>Giao diện bỏ phiếu ý kiến bằng văn bản trực tuyến trực quan, hỗ trợ ký số hoặc xác nhận OTP trước khi submit.</w:t>
            </w:r>
          </w:p>
        </w:tc>
      </w:tr>
      <w:tr w:rsidR="004875AD" w:rsidRPr="000A7FA1" w14:paraId="304392A9" w14:textId="77777777" w:rsidTr="4EE489EC">
        <w:trPr>
          <w:cantSplit/>
          <w:jc w:val="center"/>
        </w:trPr>
        <w:tc>
          <w:tcPr>
            <w:tcW w:w="648" w:type="dxa"/>
            <w:shd w:val="clear" w:color="auto" w:fill="F9FBFD"/>
            <w:tcMar>
              <w:top w:w="70" w:type="dxa"/>
              <w:left w:w="90" w:type="dxa"/>
              <w:bottom w:w="70" w:type="dxa"/>
              <w:right w:w="90" w:type="dxa"/>
            </w:tcMar>
          </w:tcPr>
          <w:p w14:paraId="725484E7" w14:textId="77777777" w:rsidR="004875AD" w:rsidRPr="000A7FA1" w:rsidRDefault="00A57645">
            <w:pPr>
              <w:spacing w:after="0" w:line="276" w:lineRule="auto"/>
              <w:jc w:val="center"/>
              <w:rPr>
                <w:lang w:val="vi-VN"/>
              </w:rPr>
            </w:pPr>
            <w:r>
              <w:rPr>
                <w:b/>
                <w:sz w:val="19"/>
                <w:lang w:val="vi-VN"/>
              </w:rPr>
              <w:t>4</w:t>
            </w:r>
          </w:p>
        </w:tc>
        <w:tc>
          <w:tcPr>
            <w:tcW w:w="2016" w:type="dxa"/>
            <w:shd w:val="clear" w:color="auto" w:fill="F9FBFD"/>
            <w:tcMar>
              <w:top w:w="70" w:type="dxa"/>
              <w:left w:w="90" w:type="dxa"/>
              <w:bottom w:w="70" w:type="dxa"/>
              <w:right w:w="90" w:type="dxa"/>
            </w:tcMar>
          </w:tcPr>
          <w:p w14:paraId="2F7B7799" w14:textId="77777777" w:rsidR="004875AD" w:rsidRPr="000A7FA1" w:rsidRDefault="00A57645">
            <w:pPr>
              <w:spacing w:after="0" w:line="276" w:lineRule="auto"/>
              <w:jc w:val="left"/>
              <w:rPr>
                <w:lang w:val="vi-VN"/>
              </w:rPr>
            </w:pPr>
            <w:r>
              <w:rPr>
                <w:sz w:val="19"/>
                <w:lang w:val="vi-VN"/>
              </w:rPr>
              <w:t>4. Khách mời</w:t>
            </w:r>
          </w:p>
        </w:tc>
        <w:tc>
          <w:tcPr>
            <w:tcW w:w="3312" w:type="dxa"/>
            <w:shd w:val="clear" w:color="auto" w:fill="F9FBFD"/>
            <w:tcMar>
              <w:top w:w="70" w:type="dxa"/>
              <w:left w:w="90" w:type="dxa"/>
              <w:bottom w:w="70" w:type="dxa"/>
              <w:right w:w="90" w:type="dxa"/>
            </w:tcMar>
          </w:tcPr>
          <w:p w14:paraId="2EA7EECB" w14:textId="77777777" w:rsidR="004875AD" w:rsidRPr="000A7FA1" w:rsidRDefault="00A57645">
            <w:pPr>
              <w:spacing w:after="0" w:line="276" w:lineRule="auto"/>
              <w:jc w:val="left"/>
              <w:rPr>
                <w:lang w:val="vi-VN"/>
              </w:rPr>
            </w:pPr>
            <w:r>
              <w:rPr>
                <w:sz w:val="19"/>
                <w:lang w:val="vi-VN"/>
              </w:rPr>
              <w:t>Xem thông tin thư mời; Tham gia theo dõi đại hội.</w:t>
            </w:r>
          </w:p>
        </w:tc>
        <w:tc>
          <w:tcPr>
            <w:tcW w:w="1080" w:type="dxa"/>
            <w:shd w:val="clear" w:color="auto" w:fill="F9FBFD"/>
            <w:tcMar>
              <w:top w:w="70" w:type="dxa"/>
              <w:left w:w="90" w:type="dxa"/>
              <w:bottom w:w="70" w:type="dxa"/>
              <w:right w:w="90" w:type="dxa"/>
            </w:tcMar>
          </w:tcPr>
          <w:p w14:paraId="7B809CC9"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100BD052" w14:textId="77777777" w:rsidR="004875AD" w:rsidRPr="000A7FA1" w:rsidRDefault="00A57645">
            <w:pPr>
              <w:spacing w:after="0" w:line="276" w:lineRule="auto"/>
              <w:jc w:val="left"/>
              <w:rPr>
                <w:lang w:val="vi-VN"/>
              </w:rPr>
            </w:pPr>
            <w:r>
              <w:rPr>
                <w:sz w:val="19"/>
                <w:lang w:val="vi-VN"/>
              </w:rPr>
              <w:t>Khách mời theo dõi Livestream và tài liệu đại hội nhưng bị ẩn các tính năng biểu quyết, bầu cử để đảm bảo tính pháp lý.</w:t>
            </w:r>
          </w:p>
        </w:tc>
      </w:tr>
      <w:tr w:rsidR="004875AD" w:rsidRPr="000A7FA1" w14:paraId="775D1F01" w14:textId="77777777" w:rsidTr="4EE489EC">
        <w:trPr>
          <w:cantSplit/>
          <w:jc w:val="center"/>
        </w:trPr>
        <w:tc>
          <w:tcPr>
            <w:tcW w:w="648" w:type="dxa"/>
            <w:shd w:val="clear" w:color="auto" w:fill="FFFFFF" w:themeFill="background1"/>
            <w:tcMar>
              <w:top w:w="70" w:type="dxa"/>
              <w:left w:w="90" w:type="dxa"/>
              <w:bottom w:w="70" w:type="dxa"/>
              <w:right w:w="90" w:type="dxa"/>
            </w:tcMar>
          </w:tcPr>
          <w:p w14:paraId="2B5E3211" w14:textId="77777777" w:rsidR="004875AD" w:rsidRPr="000A7FA1" w:rsidRDefault="00A57645">
            <w:pPr>
              <w:spacing w:after="0" w:line="276" w:lineRule="auto"/>
              <w:jc w:val="center"/>
              <w:rPr>
                <w:lang w:val="vi-VN"/>
              </w:rPr>
            </w:pPr>
            <w:r>
              <w:rPr>
                <w:b/>
                <w:sz w:val="19"/>
                <w:lang w:val="vi-VN"/>
              </w:rPr>
              <w:lastRenderedPageBreak/>
              <w:t>5</w:t>
            </w:r>
          </w:p>
        </w:tc>
        <w:tc>
          <w:tcPr>
            <w:tcW w:w="2016" w:type="dxa"/>
            <w:shd w:val="clear" w:color="auto" w:fill="FFFFFF" w:themeFill="background1"/>
            <w:tcMar>
              <w:top w:w="70" w:type="dxa"/>
              <w:left w:w="90" w:type="dxa"/>
              <w:bottom w:w="70" w:type="dxa"/>
              <w:right w:w="90" w:type="dxa"/>
            </w:tcMar>
          </w:tcPr>
          <w:p w14:paraId="57B37364" w14:textId="77777777" w:rsidR="004875AD" w:rsidRPr="000A7FA1" w:rsidRDefault="00A57645">
            <w:pPr>
              <w:spacing w:after="0" w:line="276" w:lineRule="auto"/>
              <w:jc w:val="left"/>
              <w:rPr>
                <w:lang w:val="vi-VN"/>
              </w:rPr>
            </w:pPr>
            <w:r>
              <w:rPr>
                <w:sz w:val="19"/>
                <w:lang w:val="vi-VN"/>
              </w:rPr>
              <w:t>5. Cổ đông tham gia đại hội</w:t>
            </w:r>
          </w:p>
        </w:tc>
        <w:tc>
          <w:tcPr>
            <w:tcW w:w="3312" w:type="dxa"/>
            <w:shd w:val="clear" w:color="auto" w:fill="FFFFFF" w:themeFill="background1"/>
            <w:tcMar>
              <w:top w:w="70" w:type="dxa"/>
              <w:left w:w="90" w:type="dxa"/>
              <w:bottom w:w="70" w:type="dxa"/>
              <w:right w:w="90" w:type="dxa"/>
            </w:tcMar>
          </w:tcPr>
          <w:p w14:paraId="1A5EAC88" w14:textId="77777777" w:rsidR="004875AD" w:rsidRPr="000A7FA1" w:rsidRDefault="4EE489EC">
            <w:pPr>
              <w:spacing w:after="0" w:line="276" w:lineRule="auto"/>
              <w:jc w:val="left"/>
              <w:rPr>
                <w:lang w:val="vi-VN"/>
              </w:rPr>
            </w:pPr>
            <w:r>
              <w:rPr>
                <w:sz w:val="19"/>
                <w:szCs w:val="19"/>
                <w:lang w:val="vi-VN"/>
              </w:rPr>
              <w:t>Xem thư mời; Thực hiện ủy quyền trực tuyến cho ng</w:t>
            </w:r>
            <w:commentRangeStart w:id="46"/>
            <w:del w:id="47" w:author="Claude" w:date="2026-10-01T10:00:00Z">
              <w:r>
                <w:rPr>
                  <w:sz w:val="19"/>
                  <w:szCs w:val="19"/>
                  <w:lang w:val="vi-VN"/>
                </w:rPr>
                <w:delText xml:space="preserve">ười khác hoặc Ban lãnh </w:delText>
              </w:r>
            </w:del>
            <w:ins w:id="48" w:author="Claude" w:date="2026-10-01T10:00:00Z">
              <w:r>
                <w:rPr>
                  <w:sz w:val="19"/>
                  <w:szCs w:val="19"/>
                  <w:lang w:val="vi-VN"/>
                </w:rPr>
                <w:t xml:space="preserve">ười khác hoặc Ban lãnh </w:t>
              </w:r>
            </w:ins>
            <w:commentRangeEnd w:id="46"/>
            <w:r>
              <w:rPr>
                <w:rStyle w:val="CommentReference"/>
                <w:sz w:val="19"/>
                <w:szCs w:val="19"/>
                <w:lang w:val="vi-VN"/>
              </w:rPr>
              <w:commentReference w:id="46"/>
            </w:r>
            <w:r>
              <w:rPr>
                <w:sz w:val="19"/>
                <w:szCs w:val="19"/>
                <w:lang w:val="vi-VN"/>
              </w:rPr>
              <w:t>đạo.</w:t>
            </w:r>
          </w:p>
        </w:tc>
        <w:tc>
          <w:tcPr>
            <w:tcW w:w="1080" w:type="dxa"/>
            <w:shd w:val="clear" w:color="auto" w:fill="FFFFFF" w:themeFill="background1"/>
            <w:tcMar>
              <w:top w:w="70" w:type="dxa"/>
              <w:left w:w="90" w:type="dxa"/>
              <w:bottom w:w="70" w:type="dxa"/>
              <w:right w:w="90" w:type="dxa"/>
            </w:tcMar>
          </w:tcPr>
          <w:p w14:paraId="3D0D91C8"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4C9E7E39" w14:textId="77777777" w:rsidR="004875AD" w:rsidRPr="000A7FA1" w:rsidRDefault="00A57645">
            <w:pPr>
              <w:spacing w:after="0" w:line="276" w:lineRule="auto"/>
              <w:jc w:val="left"/>
              <w:rPr>
                <w:lang w:val="vi-VN"/>
              </w:rPr>
            </w:pPr>
            <w:del w:id="49" w:author="Claude" w:date="2026-10-01T10:00:00Z">
              <w:r>
                <w:rPr>
                  <w:sz w:val="19"/>
                  <w:lang w:val="vi-VN"/>
                </w:rPr>
                <w:delText>Hỗ trợ ủy quyền toàn phần hoặc phân tách số cổ phần ủy quyền cho nhiều người; ký xác nhận điện tử.</w:delText>
              </w:r>
            </w:del>
            <w:ins w:id="50" w:author="Claude" w:date="2026-10-01T10:00:00Z">
              <w:r>
                <w:rPr>
                  <w:sz w:val="19"/>
                  <w:lang w:val="vi-VN"/>
                </w:rPr>
                <w:t>Hỗ trợ ủy quyền toàn phần hoặc phân tách số cổ phần ủy quyền cho nhiều người; không bao gồm ký xác nhận điện tử.</w:t>
              </w:r>
            </w:ins>
          </w:p>
        </w:tc>
      </w:tr>
      <w:tr w:rsidR="004875AD" w:rsidRPr="000A7FA1" w14:paraId="034B2BEB" w14:textId="77777777" w:rsidTr="4EE489EC">
        <w:trPr>
          <w:cantSplit/>
          <w:jc w:val="center"/>
        </w:trPr>
        <w:tc>
          <w:tcPr>
            <w:tcW w:w="648" w:type="dxa"/>
            <w:shd w:val="clear" w:color="auto" w:fill="F9FBFD"/>
            <w:tcMar>
              <w:top w:w="70" w:type="dxa"/>
              <w:left w:w="90" w:type="dxa"/>
              <w:bottom w:w="70" w:type="dxa"/>
              <w:right w:w="90" w:type="dxa"/>
            </w:tcMar>
          </w:tcPr>
          <w:p w14:paraId="4A7B6272"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7A7C9DA1"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19B8311C" w14:textId="77777777" w:rsidR="004875AD" w:rsidRPr="000A7FA1" w:rsidRDefault="00A57645">
            <w:pPr>
              <w:spacing w:after="0" w:line="276" w:lineRule="auto"/>
              <w:jc w:val="left"/>
              <w:rPr>
                <w:lang w:val="vi-VN"/>
              </w:rPr>
            </w:pPr>
            <w:r>
              <w:rPr>
                <w:sz w:val="19"/>
                <w:lang w:val="vi-VN"/>
              </w:rPr>
              <w:t>Thực hiện biểu quyết trực tuyến; Bầu cử trực tuyến (bầu dồn phiếu, bầu theo số lượng).</w:t>
            </w:r>
          </w:p>
        </w:tc>
        <w:tc>
          <w:tcPr>
            <w:tcW w:w="1080" w:type="dxa"/>
            <w:shd w:val="clear" w:color="auto" w:fill="F9FBFD"/>
            <w:tcMar>
              <w:top w:w="70" w:type="dxa"/>
              <w:left w:w="90" w:type="dxa"/>
              <w:bottom w:w="70" w:type="dxa"/>
              <w:right w:w="90" w:type="dxa"/>
            </w:tcMar>
          </w:tcPr>
          <w:p w14:paraId="4A40D052"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3384A8C4" w14:textId="77777777" w:rsidR="004875AD" w:rsidRPr="000A7FA1" w:rsidRDefault="00A57645">
            <w:pPr>
              <w:spacing w:after="0" w:line="276" w:lineRule="auto"/>
              <w:jc w:val="left"/>
              <w:rPr>
                <w:lang w:val="vi-VN"/>
              </w:rPr>
            </w:pPr>
            <w:r>
              <w:rPr>
                <w:sz w:val="19"/>
                <w:lang w:val="vi-VN"/>
              </w:rPr>
              <w:t>Giao diện biểu quyết cực kỳ đơn giản (Tán thành/Không tán thành/Không ý kiến). Phân hệ bầu cử tự động kiểm tra tổng số phiếu không vượt quá mức cho phép.</w:t>
            </w:r>
          </w:p>
        </w:tc>
      </w:tr>
      <w:tr w:rsidR="004875AD" w:rsidRPr="000A7FA1" w14:paraId="1164D517" w14:textId="77777777" w:rsidTr="4EE489EC">
        <w:trPr>
          <w:cantSplit/>
          <w:jc w:val="center"/>
        </w:trPr>
        <w:tc>
          <w:tcPr>
            <w:tcW w:w="648" w:type="dxa"/>
            <w:shd w:val="clear" w:color="auto" w:fill="FFFFFF" w:themeFill="background1"/>
            <w:tcMar>
              <w:top w:w="70" w:type="dxa"/>
              <w:left w:w="90" w:type="dxa"/>
              <w:bottom w:w="70" w:type="dxa"/>
              <w:right w:w="90" w:type="dxa"/>
            </w:tcMar>
          </w:tcPr>
          <w:p w14:paraId="75E07923"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3F941859"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2F76D6A4" w14:textId="77777777" w:rsidR="004875AD" w:rsidRPr="000A7FA1" w:rsidRDefault="00A57645">
            <w:pPr>
              <w:spacing w:after="0" w:line="276" w:lineRule="auto"/>
              <w:jc w:val="left"/>
              <w:rPr>
                <w:lang w:val="vi-VN"/>
              </w:rPr>
            </w:pPr>
            <w:r>
              <w:rPr>
                <w:sz w:val="19"/>
                <w:lang w:val="vi-VN"/>
              </w:rPr>
              <w:t>Gửi câu hỏi trực tiếp khi đại hội diễn ra (Q&amp;A Realtime).</w:t>
            </w:r>
          </w:p>
        </w:tc>
        <w:tc>
          <w:tcPr>
            <w:tcW w:w="1080" w:type="dxa"/>
            <w:shd w:val="clear" w:color="auto" w:fill="FFFFFF" w:themeFill="background1"/>
            <w:tcMar>
              <w:top w:w="70" w:type="dxa"/>
              <w:left w:w="90" w:type="dxa"/>
              <w:bottom w:w="70" w:type="dxa"/>
              <w:right w:w="90" w:type="dxa"/>
            </w:tcMar>
          </w:tcPr>
          <w:p w14:paraId="7D150FEA"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2C108902" w14:textId="77777777" w:rsidR="004875AD" w:rsidRPr="000A7FA1" w:rsidRDefault="4EE489EC">
            <w:pPr>
              <w:spacing w:after="0" w:line="276" w:lineRule="auto"/>
              <w:jc w:val="left"/>
              <w:rPr>
                <w:lang w:val="vi-VN"/>
              </w:rPr>
            </w:pPr>
            <w:commentRangeStart w:id="51"/>
            <w:del w:id="52" w:author="Claude" w:date="2026-10-01T10:00:00Z">
              <w:r>
                <w:rPr>
                  <w:sz w:val="19"/>
                  <w:szCs w:val="19"/>
                  <w:lang w:val="vi-VN"/>
                </w:rPr>
                <w:delText>Hộp thoại gửi câu hỏi trực tiếp tới Chủ tọa đoàn, nhận phản hồi câu trả lời hiển thị công khai hoặc riêng tư.</w:delText>
              </w:r>
            </w:del>
            <w:ins w:id="53" w:author="Claude" w:date="2026-10-01T10:00:00Z">
              <w:r>
                <w:rPr>
                  <w:sz w:val="19"/>
                  <w:szCs w:val="19"/>
                  <w:lang w:val="vi-VN"/>
                </w:rPr>
                <w:t>Cho phép gửi câu hỏi tới Chủ tọa đoàn; phản hồi qua livestream được công khai, còn phản hồi từ hệ thống được gửi riêng qua email của cổ đông.</w:t>
              </w:r>
            </w:ins>
            <w:commentRangeEnd w:id="51"/>
            <w:r>
              <w:rPr>
                <w:rStyle w:val="CommentReference"/>
                <w:sz w:val="26"/>
                <w:szCs w:val="22"/>
                <w:lang w:val="vi-VN"/>
              </w:rPr>
              <w:commentReference w:id="51"/>
            </w:r>
          </w:p>
        </w:tc>
      </w:tr>
      <w:tr w:rsidR="004875AD" w:rsidRPr="000A7FA1" w14:paraId="1017AB39" w14:textId="77777777" w:rsidTr="4EE489EC">
        <w:trPr>
          <w:cantSplit/>
          <w:jc w:val="center"/>
        </w:trPr>
        <w:tc>
          <w:tcPr>
            <w:tcW w:w="648" w:type="dxa"/>
            <w:shd w:val="clear" w:color="auto" w:fill="F9FBFD"/>
            <w:tcMar>
              <w:top w:w="70" w:type="dxa"/>
              <w:left w:w="90" w:type="dxa"/>
              <w:bottom w:w="70" w:type="dxa"/>
              <w:right w:w="90" w:type="dxa"/>
            </w:tcMar>
          </w:tcPr>
          <w:p w14:paraId="644F9225"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5BA67785"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1C44209B" w14:textId="77777777" w:rsidR="004875AD" w:rsidRPr="000A7FA1" w:rsidRDefault="00A57645">
            <w:pPr>
              <w:spacing w:after="0" w:line="276" w:lineRule="auto"/>
              <w:jc w:val="left"/>
              <w:rPr>
                <w:lang w:val="vi-VN"/>
              </w:rPr>
            </w:pPr>
            <w:r>
              <w:rPr>
                <w:sz w:val="19"/>
                <w:lang w:val="vi-VN"/>
              </w:rPr>
              <w:t>Xem thông tin cổ đông (Số CP sở hữu, đại diện ủy quyền); Xem tài liệu đính kèm đại hội.</w:t>
            </w:r>
          </w:p>
        </w:tc>
        <w:tc>
          <w:tcPr>
            <w:tcW w:w="1080" w:type="dxa"/>
            <w:shd w:val="clear" w:color="auto" w:fill="F9FBFD"/>
            <w:tcMar>
              <w:top w:w="70" w:type="dxa"/>
              <w:left w:w="90" w:type="dxa"/>
              <w:bottom w:w="70" w:type="dxa"/>
              <w:right w:w="90" w:type="dxa"/>
            </w:tcMar>
          </w:tcPr>
          <w:p w14:paraId="7CA39460"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2A801E50" w14:textId="77777777" w:rsidR="004875AD" w:rsidRPr="000A7FA1" w:rsidRDefault="00A57645">
            <w:pPr>
              <w:spacing w:after="0" w:line="276" w:lineRule="auto"/>
              <w:jc w:val="left"/>
              <w:rPr>
                <w:lang w:val="vi-VN"/>
              </w:rPr>
            </w:pPr>
            <w:r>
              <w:rPr>
                <w:sz w:val="19"/>
                <w:lang w:val="vi-VN"/>
              </w:rPr>
              <w:t>Minh bạch tuyệt đối quyền biểu quyết của cổ đông; trình đọc file PDF trực tiếp không cần tải về máy.</w:t>
            </w:r>
          </w:p>
        </w:tc>
      </w:tr>
      <w:tr w:rsidR="004875AD" w:rsidRPr="000A7FA1" w14:paraId="4BCE56A1" w14:textId="77777777" w:rsidTr="4EE489EC">
        <w:trPr>
          <w:cantSplit/>
          <w:jc w:val="center"/>
        </w:trPr>
        <w:tc>
          <w:tcPr>
            <w:tcW w:w="648" w:type="dxa"/>
            <w:shd w:val="clear" w:color="auto" w:fill="FFFFFF" w:themeFill="background1"/>
            <w:tcMar>
              <w:top w:w="70" w:type="dxa"/>
              <w:left w:w="90" w:type="dxa"/>
              <w:bottom w:w="70" w:type="dxa"/>
              <w:right w:w="90" w:type="dxa"/>
            </w:tcMar>
          </w:tcPr>
          <w:p w14:paraId="77105A1C" w14:textId="77777777" w:rsidR="004875AD" w:rsidRPr="000A7FA1" w:rsidRDefault="00A57645">
            <w:pPr>
              <w:spacing w:after="0" w:line="276" w:lineRule="auto"/>
              <w:jc w:val="center"/>
              <w:rPr>
                <w:lang w:val="vi-VN"/>
              </w:rPr>
            </w:pPr>
            <w:r>
              <w:rPr>
                <w:b/>
                <w:sz w:val="19"/>
                <w:lang w:val="vi-VN"/>
              </w:rPr>
              <w:t>III</w:t>
            </w:r>
          </w:p>
        </w:tc>
        <w:tc>
          <w:tcPr>
            <w:tcW w:w="2016" w:type="dxa"/>
            <w:shd w:val="clear" w:color="auto" w:fill="FFFFFF" w:themeFill="background1"/>
            <w:tcMar>
              <w:top w:w="70" w:type="dxa"/>
              <w:left w:w="90" w:type="dxa"/>
              <w:bottom w:w="70" w:type="dxa"/>
              <w:right w:w="90" w:type="dxa"/>
            </w:tcMar>
          </w:tcPr>
          <w:p w14:paraId="495DCB0C" w14:textId="77777777" w:rsidR="004875AD" w:rsidRPr="000A7FA1" w:rsidRDefault="00A57645">
            <w:pPr>
              <w:spacing w:after="0" w:line="276" w:lineRule="auto"/>
              <w:jc w:val="left"/>
              <w:rPr>
                <w:lang w:val="vi-VN"/>
              </w:rPr>
            </w:pPr>
            <w:r>
              <w:rPr>
                <w:sz w:val="19"/>
                <w:lang w:val="vi-VN"/>
              </w:rPr>
              <w:t>YÊU CẦU TÍCH HỢP CÁC HỆ THỐNG / PHẦN MỀM KHÁC</w:t>
            </w:r>
          </w:p>
        </w:tc>
        <w:tc>
          <w:tcPr>
            <w:tcW w:w="3312" w:type="dxa"/>
            <w:shd w:val="clear" w:color="auto" w:fill="FFFFFF" w:themeFill="background1"/>
            <w:tcMar>
              <w:top w:w="70" w:type="dxa"/>
              <w:left w:w="90" w:type="dxa"/>
              <w:bottom w:w="70" w:type="dxa"/>
              <w:right w:w="90" w:type="dxa"/>
            </w:tcMar>
          </w:tcPr>
          <w:p w14:paraId="2E437456" w14:textId="77777777" w:rsidR="004875AD" w:rsidRPr="000A7FA1" w:rsidRDefault="004875AD">
            <w:pPr>
              <w:spacing w:after="0" w:line="276" w:lineRule="auto"/>
              <w:jc w:val="left"/>
              <w:rPr>
                <w:lang w:val="vi-VN"/>
              </w:rPr>
            </w:pPr>
          </w:p>
        </w:tc>
        <w:tc>
          <w:tcPr>
            <w:tcW w:w="1080" w:type="dxa"/>
            <w:shd w:val="clear" w:color="auto" w:fill="FFFFFF" w:themeFill="background1"/>
            <w:tcMar>
              <w:top w:w="70" w:type="dxa"/>
              <w:left w:w="90" w:type="dxa"/>
              <w:bottom w:w="70" w:type="dxa"/>
              <w:right w:w="90" w:type="dxa"/>
            </w:tcMar>
          </w:tcPr>
          <w:p w14:paraId="6CD2CD13" w14:textId="77777777" w:rsidR="004875AD" w:rsidRPr="000A7FA1" w:rsidRDefault="004875AD">
            <w:pPr>
              <w:spacing w:after="0" w:line="276" w:lineRule="auto"/>
              <w:jc w:val="center"/>
              <w:rPr>
                <w:lang w:val="vi-VN"/>
              </w:rPr>
            </w:pPr>
          </w:p>
        </w:tc>
        <w:tc>
          <w:tcPr>
            <w:tcW w:w="2592" w:type="dxa"/>
            <w:shd w:val="clear" w:color="auto" w:fill="FFFFFF" w:themeFill="background1"/>
            <w:tcMar>
              <w:top w:w="70" w:type="dxa"/>
              <w:left w:w="90" w:type="dxa"/>
              <w:bottom w:w="70" w:type="dxa"/>
              <w:right w:w="90" w:type="dxa"/>
            </w:tcMar>
          </w:tcPr>
          <w:p w14:paraId="6E1236D4" w14:textId="77777777" w:rsidR="004875AD" w:rsidRPr="000A7FA1" w:rsidRDefault="004875AD">
            <w:pPr>
              <w:spacing w:after="0" w:line="276" w:lineRule="auto"/>
              <w:jc w:val="left"/>
              <w:rPr>
                <w:lang w:val="vi-VN"/>
              </w:rPr>
            </w:pPr>
          </w:p>
        </w:tc>
      </w:tr>
      <w:tr w:rsidR="004875AD" w:rsidRPr="000A7FA1" w14:paraId="60BECB90" w14:textId="77777777" w:rsidTr="4EE489EC">
        <w:trPr>
          <w:cantSplit/>
          <w:jc w:val="center"/>
        </w:trPr>
        <w:tc>
          <w:tcPr>
            <w:tcW w:w="648" w:type="dxa"/>
            <w:shd w:val="clear" w:color="auto" w:fill="F9FBFD"/>
            <w:tcMar>
              <w:top w:w="70" w:type="dxa"/>
              <w:left w:w="90" w:type="dxa"/>
              <w:bottom w:w="70" w:type="dxa"/>
              <w:right w:w="90" w:type="dxa"/>
            </w:tcMar>
          </w:tcPr>
          <w:p w14:paraId="45DE42D1" w14:textId="77777777" w:rsidR="004875AD" w:rsidRPr="000A7FA1" w:rsidRDefault="00A57645">
            <w:pPr>
              <w:spacing w:after="0" w:line="276" w:lineRule="auto"/>
              <w:jc w:val="center"/>
              <w:rPr>
                <w:lang w:val="vi-VN"/>
              </w:rPr>
            </w:pPr>
            <w:r>
              <w:rPr>
                <w:b/>
                <w:sz w:val="19"/>
                <w:lang w:val="vi-VN"/>
              </w:rPr>
              <w:t>1</w:t>
            </w:r>
          </w:p>
        </w:tc>
        <w:tc>
          <w:tcPr>
            <w:tcW w:w="2016" w:type="dxa"/>
            <w:shd w:val="clear" w:color="auto" w:fill="F9FBFD"/>
            <w:tcMar>
              <w:top w:w="70" w:type="dxa"/>
              <w:left w:w="90" w:type="dxa"/>
              <w:bottom w:w="70" w:type="dxa"/>
              <w:right w:w="90" w:type="dxa"/>
            </w:tcMar>
          </w:tcPr>
          <w:p w14:paraId="7AB62E14" w14:textId="77777777" w:rsidR="004875AD" w:rsidRPr="000A7FA1" w:rsidRDefault="00A57645">
            <w:pPr>
              <w:spacing w:after="0" w:line="276" w:lineRule="auto"/>
              <w:jc w:val="left"/>
              <w:rPr>
                <w:lang w:val="vi-VN"/>
              </w:rPr>
            </w:pPr>
            <w:r>
              <w:rPr>
                <w:sz w:val="19"/>
                <w:lang w:val="vi-VN"/>
              </w:rPr>
              <w:t>Email</w:t>
            </w:r>
          </w:p>
        </w:tc>
        <w:tc>
          <w:tcPr>
            <w:tcW w:w="3312" w:type="dxa"/>
            <w:shd w:val="clear" w:color="auto" w:fill="F9FBFD"/>
            <w:tcMar>
              <w:top w:w="70" w:type="dxa"/>
              <w:left w:w="90" w:type="dxa"/>
              <w:bottom w:w="70" w:type="dxa"/>
              <w:right w:w="90" w:type="dxa"/>
            </w:tcMar>
          </w:tcPr>
          <w:p w14:paraId="3A12B385" w14:textId="77777777" w:rsidR="004875AD" w:rsidRPr="000A7FA1" w:rsidRDefault="00A57645">
            <w:pPr>
              <w:spacing w:after="0" w:line="276" w:lineRule="auto"/>
              <w:jc w:val="left"/>
              <w:rPr>
                <w:lang w:val="vi-VN"/>
              </w:rPr>
            </w:pPr>
            <w:r>
              <w:rPr>
                <w:sz w:val="19"/>
                <w:lang w:val="vi-VN"/>
              </w:rPr>
              <w:t>Tích hợp hệ thống Email của MBS / Mail Server doanh nghiệp.</w:t>
            </w:r>
          </w:p>
        </w:tc>
        <w:tc>
          <w:tcPr>
            <w:tcW w:w="1080" w:type="dxa"/>
            <w:shd w:val="clear" w:color="auto" w:fill="F9FBFD"/>
            <w:tcMar>
              <w:top w:w="70" w:type="dxa"/>
              <w:left w:w="90" w:type="dxa"/>
              <w:bottom w:w="70" w:type="dxa"/>
              <w:right w:w="90" w:type="dxa"/>
            </w:tcMar>
          </w:tcPr>
          <w:p w14:paraId="7A7DD1B3" w14:textId="77777777" w:rsidR="004875AD" w:rsidRPr="000A7FA1" w:rsidRDefault="00A57645">
            <w:pPr>
              <w:spacing w:after="0" w:line="276" w:lineRule="auto"/>
              <w:jc w:val="center"/>
              <w:rPr>
                <w:lang w:val="vi-VN"/>
              </w:rPr>
            </w:pPr>
            <w:r>
              <w:rPr>
                <w:b/>
                <w:color w:val="C05600"/>
                <w:sz w:val="19"/>
                <w:lang w:val="vi-VN"/>
              </w:rPr>
              <w:t>Tùy chỉnh (C)</w:t>
            </w:r>
          </w:p>
        </w:tc>
        <w:tc>
          <w:tcPr>
            <w:tcW w:w="2592" w:type="dxa"/>
            <w:shd w:val="clear" w:color="auto" w:fill="F9FBFD"/>
            <w:tcMar>
              <w:top w:w="70" w:type="dxa"/>
              <w:left w:w="90" w:type="dxa"/>
              <w:bottom w:w="70" w:type="dxa"/>
              <w:right w:w="90" w:type="dxa"/>
            </w:tcMar>
          </w:tcPr>
          <w:p w14:paraId="47E2BECE" w14:textId="77777777" w:rsidR="004875AD" w:rsidRPr="000A7FA1" w:rsidRDefault="00A57645">
            <w:pPr>
              <w:spacing w:after="0" w:line="276" w:lineRule="auto"/>
              <w:jc w:val="left"/>
              <w:rPr>
                <w:lang w:val="vi-VN"/>
              </w:rPr>
            </w:pPr>
            <w:r>
              <w:rPr>
                <w:sz w:val="19"/>
                <w:lang w:val="vi-VN"/>
              </w:rPr>
              <w:t>Kết nối an toàn qua giao thức SMTP/TLS hoặc Microsoft Exchange / Office 365 API của MBS.</w:t>
            </w:r>
          </w:p>
        </w:tc>
      </w:tr>
      <w:tr w:rsidR="004875AD" w:rsidRPr="000A7FA1" w14:paraId="373251B5" w14:textId="77777777" w:rsidTr="4EE489EC">
        <w:trPr>
          <w:cantSplit/>
          <w:jc w:val="center"/>
        </w:trPr>
        <w:tc>
          <w:tcPr>
            <w:tcW w:w="648" w:type="dxa"/>
            <w:shd w:val="clear" w:color="auto" w:fill="FFFFFF" w:themeFill="background1"/>
            <w:tcMar>
              <w:top w:w="70" w:type="dxa"/>
              <w:left w:w="90" w:type="dxa"/>
              <w:bottom w:w="70" w:type="dxa"/>
              <w:right w:w="90" w:type="dxa"/>
            </w:tcMar>
          </w:tcPr>
          <w:p w14:paraId="12942E47" w14:textId="77777777" w:rsidR="004875AD" w:rsidRPr="000A7FA1" w:rsidRDefault="00A57645">
            <w:pPr>
              <w:spacing w:after="0" w:line="276" w:lineRule="auto"/>
              <w:jc w:val="center"/>
              <w:rPr>
                <w:lang w:val="vi-VN"/>
              </w:rPr>
            </w:pPr>
            <w:r>
              <w:rPr>
                <w:b/>
                <w:sz w:val="19"/>
                <w:lang w:val="vi-VN"/>
              </w:rPr>
              <w:t>2</w:t>
            </w:r>
          </w:p>
        </w:tc>
        <w:tc>
          <w:tcPr>
            <w:tcW w:w="2016" w:type="dxa"/>
            <w:shd w:val="clear" w:color="auto" w:fill="FFFFFF" w:themeFill="background1"/>
            <w:tcMar>
              <w:top w:w="70" w:type="dxa"/>
              <w:left w:w="90" w:type="dxa"/>
              <w:bottom w:w="70" w:type="dxa"/>
              <w:right w:w="90" w:type="dxa"/>
            </w:tcMar>
          </w:tcPr>
          <w:p w14:paraId="59C020E6" w14:textId="77777777" w:rsidR="004875AD" w:rsidRPr="000A7FA1" w:rsidRDefault="00A57645">
            <w:pPr>
              <w:spacing w:after="0" w:line="276" w:lineRule="auto"/>
              <w:jc w:val="left"/>
              <w:rPr>
                <w:lang w:val="vi-VN"/>
              </w:rPr>
            </w:pPr>
            <w:r>
              <w:rPr>
                <w:sz w:val="19"/>
                <w:lang w:val="vi-VN"/>
              </w:rPr>
              <w:t>SMS</w:t>
            </w:r>
          </w:p>
        </w:tc>
        <w:tc>
          <w:tcPr>
            <w:tcW w:w="3312" w:type="dxa"/>
            <w:shd w:val="clear" w:color="auto" w:fill="FFFFFF" w:themeFill="background1"/>
            <w:tcMar>
              <w:top w:w="70" w:type="dxa"/>
              <w:left w:w="90" w:type="dxa"/>
              <w:bottom w:w="70" w:type="dxa"/>
              <w:right w:w="90" w:type="dxa"/>
            </w:tcMar>
          </w:tcPr>
          <w:p w14:paraId="3ABAFFDB" w14:textId="77777777" w:rsidR="004875AD" w:rsidRPr="000A7FA1" w:rsidRDefault="00A57645">
            <w:pPr>
              <w:spacing w:after="0" w:line="276" w:lineRule="auto"/>
              <w:jc w:val="left"/>
              <w:rPr>
                <w:lang w:val="vi-VN"/>
              </w:rPr>
            </w:pPr>
            <w:r>
              <w:rPr>
                <w:sz w:val="19"/>
                <w:lang w:val="vi-VN"/>
              </w:rPr>
              <w:t>Tích hợp hệ thống SMS Brandname của MBS.</w:t>
            </w:r>
          </w:p>
        </w:tc>
        <w:tc>
          <w:tcPr>
            <w:tcW w:w="1080" w:type="dxa"/>
            <w:shd w:val="clear" w:color="auto" w:fill="FFFFFF" w:themeFill="background1"/>
            <w:tcMar>
              <w:top w:w="70" w:type="dxa"/>
              <w:left w:w="90" w:type="dxa"/>
              <w:bottom w:w="70" w:type="dxa"/>
              <w:right w:w="90" w:type="dxa"/>
            </w:tcMar>
          </w:tcPr>
          <w:p w14:paraId="32F64868" w14:textId="77777777" w:rsidR="004875AD" w:rsidRPr="000A7FA1" w:rsidRDefault="00A57645">
            <w:pPr>
              <w:spacing w:after="0" w:line="276" w:lineRule="auto"/>
              <w:jc w:val="center"/>
              <w:rPr>
                <w:lang w:val="vi-VN"/>
              </w:rPr>
            </w:pPr>
            <w:r>
              <w:rPr>
                <w:b/>
                <w:color w:val="C05600"/>
                <w:sz w:val="19"/>
                <w:lang w:val="vi-VN"/>
              </w:rPr>
              <w:t>Tùy chỉnh (C)</w:t>
            </w:r>
          </w:p>
        </w:tc>
        <w:tc>
          <w:tcPr>
            <w:tcW w:w="2592" w:type="dxa"/>
            <w:shd w:val="clear" w:color="auto" w:fill="FFFFFF" w:themeFill="background1"/>
            <w:tcMar>
              <w:top w:w="70" w:type="dxa"/>
              <w:left w:w="90" w:type="dxa"/>
              <w:bottom w:w="70" w:type="dxa"/>
              <w:right w:w="90" w:type="dxa"/>
            </w:tcMar>
          </w:tcPr>
          <w:p w14:paraId="2D447B13" w14:textId="77777777" w:rsidR="004875AD" w:rsidRPr="000A7FA1" w:rsidRDefault="00A57645">
            <w:pPr>
              <w:spacing w:after="0" w:line="276" w:lineRule="auto"/>
              <w:jc w:val="left"/>
              <w:rPr>
                <w:lang w:val="vi-VN"/>
              </w:rPr>
            </w:pPr>
            <w:r>
              <w:rPr>
                <w:sz w:val="19"/>
                <w:lang w:val="vi-VN"/>
              </w:rPr>
              <w:t>Kết nối qua API/Webservice của nhà cung cấp viễn thông hoặc cổng SMS Gateway hiện hữu tại MBS.</w:t>
            </w:r>
          </w:p>
        </w:tc>
      </w:tr>
      <w:tr w:rsidR="004875AD" w:rsidRPr="000A7FA1" w14:paraId="4B89329E" w14:textId="77777777" w:rsidTr="4EE489EC">
        <w:trPr>
          <w:cantSplit/>
          <w:jc w:val="center"/>
        </w:trPr>
        <w:tc>
          <w:tcPr>
            <w:tcW w:w="648" w:type="dxa"/>
            <w:shd w:val="clear" w:color="auto" w:fill="F9FBFD"/>
            <w:tcMar>
              <w:top w:w="70" w:type="dxa"/>
              <w:left w:w="90" w:type="dxa"/>
              <w:bottom w:w="70" w:type="dxa"/>
              <w:right w:w="90" w:type="dxa"/>
            </w:tcMar>
          </w:tcPr>
          <w:p w14:paraId="20756360" w14:textId="77777777" w:rsidR="004875AD" w:rsidRPr="000A7FA1" w:rsidRDefault="00A57645">
            <w:pPr>
              <w:spacing w:after="0" w:line="276" w:lineRule="auto"/>
              <w:jc w:val="center"/>
              <w:rPr>
                <w:lang w:val="vi-VN"/>
              </w:rPr>
            </w:pPr>
            <w:r>
              <w:rPr>
                <w:b/>
                <w:sz w:val="19"/>
                <w:lang w:val="vi-VN"/>
              </w:rPr>
              <w:t>3</w:t>
            </w:r>
          </w:p>
        </w:tc>
        <w:tc>
          <w:tcPr>
            <w:tcW w:w="2016" w:type="dxa"/>
            <w:shd w:val="clear" w:color="auto" w:fill="F9FBFD"/>
            <w:tcMar>
              <w:top w:w="70" w:type="dxa"/>
              <w:left w:w="90" w:type="dxa"/>
              <w:bottom w:w="70" w:type="dxa"/>
              <w:right w:w="90" w:type="dxa"/>
            </w:tcMar>
          </w:tcPr>
          <w:p w14:paraId="52720C73" w14:textId="77777777" w:rsidR="004875AD" w:rsidRPr="000A7FA1" w:rsidRDefault="00A57645">
            <w:pPr>
              <w:spacing w:after="0" w:line="276" w:lineRule="auto"/>
              <w:jc w:val="left"/>
              <w:rPr>
                <w:lang w:val="vi-VN"/>
              </w:rPr>
            </w:pPr>
            <w:r>
              <w:rPr>
                <w:sz w:val="19"/>
                <w:lang w:val="vi-VN"/>
              </w:rPr>
              <w:t>SSO</w:t>
            </w:r>
          </w:p>
        </w:tc>
        <w:tc>
          <w:tcPr>
            <w:tcW w:w="3312" w:type="dxa"/>
            <w:shd w:val="clear" w:color="auto" w:fill="F9FBFD"/>
            <w:tcMar>
              <w:top w:w="70" w:type="dxa"/>
              <w:left w:w="90" w:type="dxa"/>
              <w:bottom w:w="70" w:type="dxa"/>
              <w:right w:w="90" w:type="dxa"/>
            </w:tcMar>
          </w:tcPr>
          <w:p w14:paraId="7C5488EA" w14:textId="77777777" w:rsidR="004875AD" w:rsidRPr="000A7FA1" w:rsidRDefault="00A57645">
            <w:pPr>
              <w:spacing w:after="0" w:line="276" w:lineRule="auto"/>
              <w:jc w:val="left"/>
              <w:rPr>
                <w:lang w:val="vi-VN"/>
              </w:rPr>
            </w:pPr>
            <w:r>
              <w:rPr>
                <w:sz w:val="19"/>
                <w:lang w:val="vi-VN"/>
              </w:rPr>
              <w:t>Tích hợp hệ thống xác thực tập trung (Single Sign-On).</w:t>
            </w:r>
          </w:p>
        </w:tc>
        <w:tc>
          <w:tcPr>
            <w:tcW w:w="1080" w:type="dxa"/>
            <w:shd w:val="clear" w:color="auto" w:fill="F9FBFD"/>
            <w:tcMar>
              <w:top w:w="70" w:type="dxa"/>
              <w:left w:w="90" w:type="dxa"/>
              <w:bottom w:w="70" w:type="dxa"/>
              <w:right w:w="90" w:type="dxa"/>
            </w:tcMar>
          </w:tcPr>
          <w:p w14:paraId="521583D9" w14:textId="77777777" w:rsidR="004875AD" w:rsidRPr="000A7FA1" w:rsidRDefault="00A57645">
            <w:pPr>
              <w:spacing w:after="0" w:line="276" w:lineRule="auto"/>
              <w:jc w:val="center"/>
              <w:rPr>
                <w:lang w:val="vi-VN"/>
              </w:rPr>
            </w:pPr>
            <w:r>
              <w:rPr>
                <w:b/>
                <w:color w:val="C05600"/>
                <w:sz w:val="19"/>
                <w:lang w:val="vi-VN"/>
              </w:rPr>
              <w:t>Tùy chỉnh (C)</w:t>
            </w:r>
          </w:p>
        </w:tc>
        <w:tc>
          <w:tcPr>
            <w:tcW w:w="2592" w:type="dxa"/>
            <w:shd w:val="clear" w:color="auto" w:fill="F9FBFD"/>
            <w:tcMar>
              <w:top w:w="70" w:type="dxa"/>
              <w:left w:w="90" w:type="dxa"/>
              <w:bottom w:w="70" w:type="dxa"/>
              <w:right w:w="90" w:type="dxa"/>
            </w:tcMar>
          </w:tcPr>
          <w:p w14:paraId="1E700C01" w14:textId="77777777" w:rsidR="004875AD" w:rsidRPr="000A7FA1" w:rsidRDefault="00A57645">
            <w:pPr>
              <w:spacing w:after="0" w:line="276" w:lineRule="auto"/>
              <w:jc w:val="left"/>
              <w:rPr>
                <w:lang w:val="vi-VN"/>
              </w:rPr>
            </w:pPr>
            <w:r>
              <w:rPr>
                <w:sz w:val="19"/>
                <w:lang w:val="vi-VN"/>
              </w:rPr>
              <w:t>Hỗ trợ các chuẩn xác thực công nghiệp hiện đại: SAML 2.0, OpenID Connect (OIDC), OAuth 2.0 và Active Directory / LDAP của MBS/MB.</w:t>
            </w:r>
          </w:p>
        </w:tc>
      </w:tr>
      <w:tr w:rsidR="004875AD" w:rsidRPr="000A7FA1" w14:paraId="282EB39A" w14:textId="77777777" w:rsidTr="4EE489EC">
        <w:trPr>
          <w:cantSplit/>
          <w:jc w:val="center"/>
        </w:trPr>
        <w:tc>
          <w:tcPr>
            <w:tcW w:w="648" w:type="dxa"/>
            <w:shd w:val="clear" w:color="auto" w:fill="FFFFFF" w:themeFill="background1"/>
            <w:tcMar>
              <w:top w:w="70" w:type="dxa"/>
              <w:left w:w="90" w:type="dxa"/>
              <w:bottom w:w="70" w:type="dxa"/>
              <w:right w:w="90" w:type="dxa"/>
            </w:tcMar>
          </w:tcPr>
          <w:p w14:paraId="6967B056" w14:textId="77777777" w:rsidR="004875AD" w:rsidRPr="000A7FA1" w:rsidRDefault="00A57645">
            <w:pPr>
              <w:spacing w:after="0" w:line="276" w:lineRule="auto"/>
              <w:jc w:val="center"/>
              <w:rPr>
                <w:lang w:val="vi-VN"/>
              </w:rPr>
            </w:pPr>
            <w:r>
              <w:rPr>
                <w:b/>
                <w:sz w:val="19"/>
                <w:lang w:val="vi-VN"/>
              </w:rPr>
              <w:t>4</w:t>
            </w:r>
          </w:p>
        </w:tc>
        <w:tc>
          <w:tcPr>
            <w:tcW w:w="2016" w:type="dxa"/>
            <w:shd w:val="clear" w:color="auto" w:fill="FFFFFF" w:themeFill="background1"/>
            <w:tcMar>
              <w:top w:w="70" w:type="dxa"/>
              <w:left w:w="90" w:type="dxa"/>
              <w:bottom w:w="70" w:type="dxa"/>
              <w:right w:w="90" w:type="dxa"/>
            </w:tcMar>
          </w:tcPr>
          <w:p w14:paraId="49E4C462" w14:textId="77777777" w:rsidR="004875AD" w:rsidRPr="000A7FA1" w:rsidRDefault="00A57645">
            <w:pPr>
              <w:spacing w:after="0" w:line="276" w:lineRule="auto"/>
              <w:jc w:val="left"/>
              <w:rPr>
                <w:lang w:val="vi-VN"/>
              </w:rPr>
            </w:pPr>
            <w:r>
              <w:rPr>
                <w:sz w:val="19"/>
                <w:lang w:val="vi-VN"/>
              </w:rPr>
              <w:t>HRM</w:t>
            </w:r>
          </w:p>
        </w:tc>
        <w:tc>
          <w:tcPr>
            <w:tcW w:w="3312" w:type="dxa"/>
            <w:shd w:val="clear" w:color="auto" w:fill="FFFFFF" w:themeFill="background1"/>
            <w:tcMar>
              <w:top w:w="70" w:type="dxa"/>
              <w:left w:w="90" w:type="dxa"/>
              <w:bottom w:w="70" w:type="dxa"/>
              <w:right w:w="90" w:type="dxa"/>
            </w:tcMar>
          </w:tcPr>
          <w:p w14:paraId="684EC814" w14:textId="77777777" w:rsidR="004875AD" w:rsidRPr="000A7FA1" w:rsidRDefault="00A57645">
            <w:pPr>
              <w:spacing w:after="0" w:line="276" w:lineRule="auto"/>
              <w:jc w:val="left"/>
              <w:rPr>
                <w:lang w:val="vi-VN"/>
              </w:rPr>
            </w:pPr>
            <w:r>
              <w:rPr>
                <w:sz w:val="19"/>
                <w:lang w:val="vi-VN"/>
              </w:rPr>
              <w:t>Tích hợp hệ thống thông tin nhân sự, lấy dữ liệu cổ đông nội bộ.</w:t>
            </w:r>
          </w:p>
        </w:tc>
        <w:tc>
          <w:tcPr>
            <w:tcW w:w="1080" w:type="dxa"/>
            <w:shd w:val="clear" w:color="auto" w:fill="FFFFFF" w:themeFill="background1"/>
            <w:tcMar>
              <w:top w:w="70" w:type="dxa"/>
              <w:left w:w="90" w:type="dxa"/>
              <w:bottom w:w="70" w:type="dxa"/>
              <w:right w:w="90" w:type="dxa"/>
            </w:tcMar>
          </w:tcPr>
          <w:p w14:paraId="315E975C" w14:textId="77777777" w:rsidR="004875AD" w:rsidRPr="000A7FA1" w:rsidRDefault="00A57645">
            <w:pPr>
              <w:spacing w:after="0" w:line="276" w:lineRule="auto"/>
              <w:jc w:val="center"/>
              <w:rPr>
                <w:lang w:val="vi-VN"/>
              </w:rPr>
            </w:pPr>
            <w:r>
              <w:rPr>
                <w:b/>
                <w:color w:val="C05600"/>
                <w:sz w:val="19"/>
                <w:lang w:val="vi-VN"/>
              </w:rPr>
              <w:t>Tùy chỉnh (C)</w:t>
            </w:r>
          </w:p>
        </w:tc>
        <w:tc>
          <w:tcPr>
            <w:tcW w:w="2592" w:type="dxa"/>
            <w:shd w:val="clear" w:color="auto" w:fill="FFFFFF" w:themeFill="background1"/>
            <w:tcMar>
              <w:top w:w="70" w:type="dxa"/>
              <w:left w:w="90" w:type="dxa"/>
              <w:bottom w:w="70" w:type="dxa"/>
              <w:right w:w="90" w:type="dxa"/>
            </w:tcMar>
          </w:tcPr>
          <w:p w14:paraId="14E17413" w14:textId="77777777" w:rsidR="004875AD" w:rsidRPr="000A7FA1" w:rsidRDefault="00A57645">
            <w:pPr>
              <w:spacing w:after="0" w:line="276" w:lineRule="auto"/>
              <w:jc w:val="left"/>
              <w:rPr>
                <w:lang w:val="vi-VN"/>
              </w:rPr>
            </w:pPr>
            <w:r>
              <w:rPr>
                <w:sz w:val="19"/>
                <w:lang w:val="vi-VN"/>
              </w:rPr>
              <w:t>Kết nối RESTful API định kỳ đồng bộ danh sách CBNV và người nội bộ thuộc đối tượng công bố thông tin.</w:t>
            </w:r>
          </w:p>
        </w:tc>
      </w:tr>
      <w:tr w:rsidR="004875AD" w:rsidRPr="000A7FA1" w14:paraId="2292585D" w14:textId="77777777" w:rsidTr="4EE489EC">
        <w:trPr>
          <w:cantSplit/>
          <w:jc w:val="center"/>
        </w:trPr>
        <w:tc>
          <w:tcPr>
            <w:tcW w:w="648" w:type="dxa"/>
            <w:shd w:val="clear" w:color="auto" w:fill="F9FBFD"/>
            <w:tcMar>
              <w:top w:w="70" w:type="dxa"/>
              <w:left w:w="90" w:type="dxa"/>
              <w:bottom w:w="70" w:type="dxa"/>
              <w:right w:w="90" w:type="dxa"/>
            </w:tcMar>
          </w:tcPr>
          <w:p w14:paraId="22ACE55A" w14:textId="77777777" w:rsidR="004875AD" w:rsidRPr="000A7FA1" w:rsidRDefault="00A57645">
            <w:pPr>
              <w:spacing w:after="0" w:line="276" w:lineRule="auto"/>
              <w:jc w:val="center"/>
              <w:rPr>
                <w:lang w:val="vi-VN"/>
              </w:rPr>
            </w:pPr>
            <w:r>
              <w:rPr>
                <w:b/>
                <w:sz w:val="19"/>
                <w:lang w:val="vi-VN"/>
              </w:rPr>
              <w:lastRenderedPageBreak/>
              <w:t>5</w:t>
            </w:r>
          </w:p>
        </w:tc>
        <w:tc>
          <w:tcPr>
            <w:tcW w:w="2016" w:type="dxa"/>
            <w:shd w:val="clear" w:color="auto" w:fill="F9FBFD"/>
            <w:tcMar>
              <w:top w:w="70" w:type="dxa"/>
              <w:left w:w="90" w:type="dxa"/>
              <w:bottom w:w="70" w:type="dxa"/>
              <w:right w:w="90" w:type="dxa"/>
            </w:tcMar>
          </w:tcPr>
          <w:p w14:paraId="5DE76F55" w14:textId="77777777" w:rsidR="004875AD" w:rsidRPr="000A7FA1" w:rsidRDefault="00A57645">
            <w:pPr>
              <w:spacing w:after="0" w:line="276" w:lineRule="auto"/>
              <w:jc w:val="left"/>
              <w:rPr>
                <w:lang w:val="vi-VN"/>
              </w:rPr>
            </w:pPr>
            <w:r>
              <w:rPr>
                <w:sz w:val="19"/>
                <w:lang w:val="vi-VN"/>
              </w:rPr>
              <w:t>OCR</w:t>
            </w:r>
          </w:p>
        </w:tc>
        <w:tc>
          <w:tcPr>
            <w:tcW w:w="3312" w:type="dxa"/>
            <w:shd w:val="clear" w:color="auto" w:fill="F9FBFD"/>
            <w:tcMar>
              <w:top w:w="70" w:type="dxa"/>
              <w:left w:w="90" w:type="dxa"/>
              <w:bottom w:w="70" w:type="dxa"/>
              <w:right w:w="90" w:type="dxa"/>
            </w:tcMar>
          </w:tcPr>
          <w:p w14:paraId="12A6EE37" w14:textId="77777777" w:rsidR="004875AD" w:rsidRPr="000A7FA1" w:rsidRDefault="00A57645">
            <w:pPr>
              <w:spacing w:after="0" w:line="276" w:lineRule="auto"/>
              <w:jc w:val="left"/>
              <w:rPr>
                <w:lang w:val="vi-VN"/>
              </w:rPr>
            </w:pPr>
            <w:r>
              <w:rPr>
                <w:sz w:val="19"/>
                <w:lang w:val="vi-VN"/>
              </w:rPr>
              <w:t>Hệ thống OCR nhận dạng tự động phiếu ủy quyền, phiếu biểu quyết giấy.</w:t>
            </w:r>
          </w:p>
        </w:tc>
        <w:tc>
          <w:tcPr>
            <w:tcW w:w="1080" w:type="dxa"/>
            <w:shd w:val="clear" w:color="auto" w:fill="F9FBFD"/>
            <w:tcMar>
              <w:top w:w="70" w:type="dxa"/>
              <w:left w:w="90" w:type="dxa"/>
              <w:bottom w:w="70" w:type="dxa"/>
              <w:right w:w="90" w:type="dxa"/>
            </w:tcMar>
          </w:tcPr>
          <w:p w14:paraId="290D81C2" w14:textId="10B05F8D" w:rsidR="004875AD" w:rsidRPr="000A7FA1" w:rsidRDefault="58DDE4B7">
            <w:pPr>
              <w:spacing w:after="0" w:line="276" w:lineRule="auto"/>
              <w:jc w:val="center"/>
              <w:rPr>
                <w:lang w:val="vi-VN"/>
              </w:rPr>
            </w:pPr>
            <w:r>
              <w:rPr>
                <w:b/>
                <w:bCs/>
                <w:color w:val="C05600"/>
                <w:sz w:val="19"/>
                <w:szCs w:val="19"/>
                <w:lang w:val="vi-VN"/>
              </w:rPr>
              <w:t>Tùy chỉnh (C)</w:t>
            </w:r>
          </w:p>
        </w:tc>
        <w:tc>
          <w:tcPr>
            <w:tcW w:w="2592" w:type="dxa"/>
            <w:shd w:val="clear" w:color="auto" w:fill="F9FBFD"/>
            <w:tcMar>
              <w:top w:w="70" w:type="dxa"/>
              <w:left w:w="90" w:type="dxa"/>
              <w:bottom w:w="70" w:type="dxa"/>
              <w:right w:w="90" w:type="dxa"/>
            </w:tcMar>
          </w:tcPr>
          <w:p w14:paraId="0637B7C9" w14:textId="044CFC0C" w:rsidR="004875AD" w:rsidRPr="000A7FA1" w:rsidRDefault="58DDE4B7">
            <w:pPr>
              <w:spacing w:after="0" w:line="276" w:lineRule="auto"/>
              <w:jc w:val="left"/>
            </w:pPr>
            <w:r>
              <w:rPr>
                <w:sz w:val="19"/>
                <w:szCs w:val="19"/>
                <w:lang w:val="vi-VN"/>
              </w:rPr>
              <w:t>Sẵn sàng tích hợp với hệ thống OCR của MBS hoặc bên thứ 3</w:t>
            </w:r>
          </w:p>
        </w:tc>
      </w:tr>
      <w:tr w:rsidR="004875AD" w:rsidRPr="000A7FA1" w14:paraId="18CFAB83" w14:textId="77777777" w:rsidTr="4EE489EC">
        <w:trPr>
          <w:cantSplit/>
          <w:jc w:val="center"/>
        </w:trPr>
        <w:tc>
          <w:tcPr>
            <w:tcW w:w="648" w:type="dxa"/>
            <w:shd w:val="clear" w:color="auto" w:fill="FFFFFF" w:themeFill="background1"/>
            <w:tcMar>
              <w:top w:w="70" w:type="dxa"/>
              <w:left w:w="90" w:type="dxa"/>
              <w:bottom w:w="70" w:type="dxa"/>
              <w:right w:w="90" w:type="dxa"/>
            </w:tcMar>
          </w:tcPr>
          <w:p w14:paraId="6354A00E" w14:textId="77777777" w:rsidR="004875AD" w:rsidRPr="000A7FA1" w:rsidRDefault="00A57645">
            <w:pPr>
              <w:spacing w:after="0" w:line="276" w:lineRule="auto"/>
              <w:jc w:val="center"/>
              <w:rPr>
                <w:lang w:val="vi-VN"/>
              </w:rPr>
            </w:pPr>
            <w:r>
              <w:rPr>
                <w:b/>
                <w:sz w:val="19"/>
                <w:lang w:val="vi-VN"/>
              </w:rPr>
              <w:t>6</w:t>
            </w:r>
          </w:p>
        </w:tc>
        <w:tc>
          <w:tcPr>
            <w:tcW w:w="2016" w:type="dxa"/>
            <w:shd w:val="clear" w:color="auto" w:fill="FFFFFF" w:themeFill="background1"/>
            <w:tcMar>
              <w:top w:w="70" w:type="dxa"/>
              <w:left w:w="90" w:type="dxa"/>
              <w:bottom w:w="70" w:type="dxa"/>
              <w:right w:w="90" w:type="dxa"/>
            </w:tcMar>
          </w:tcPr>
          <w:p w14:paraId="408D22BC" w14:textId="77777777" w:rsidR="004875AD" w:rsidRPr="000A7FA1" w:rsidRDefault="00A57645">
            <w:pPr>
              <w:spacing w:after="0" w:line="276" w:lineRule="auto"/>
              <w:jc w:val="left"/>
              <w:rPr>
                <w:lang w:val="vi-VN"/>
              </w:rPr>
            </w:pPr>
            <w:r>
              <w:rPr>
                <w:sz w:val="19"/>
                <w:lang w:val="vi-VN"/>
              </w:rPr>
              <w:t>M-Office</w:t>
            </w:r>
          </w:p>
        </w:tc>
        <w:tc>
          <w:tcPr>
            <w:tcW w:w="3312" w:type="dxa"/>
            <w:shd w:val="clear" w:color="auto" w:fill="FFFFFF" w:themeFill="background1"/>
            <w:tcMar>
              <w:top w:w="70" w:type="dxa"/>
              <w:left w:w="90" w:type="dxa"/>
              <w:bottom w:w="70" w:type="dxa"/>
              <w:right w:w="90" w:type="dxa"/>
            </w:tcMar>
          </w:tcPr>
          <w:p w14:paraId="017A647C" w14:textId="77777777" w:rsidR="004875AD" w:rsidRPr="000A7FA1" w:rsidRDefault="00A57645">
            <w:pPr>
              <w:spacing w:after="0" w:line="276" w:lineRule="auto"/>
              <w:jc w:val="left"/>
              <w:rPr>
                <w:lang w:val="vi-VN"/>
              </w:rPr>
            </w:pPr>
            <w:r>
              <w:rPr>
                <w:sz w:val="19"/>
                <w:lang w:val="vi-VN"/>
              </w:rPr>
              <w:t>Hệ thống văn phòng điện tử, tích hợp nhận thông tin ủy quyền nội bộ.</w:t>
            </w:r>
          </w:p>
        </w:tc>
        <w:tc>
          <w:tcPr>
            <w:tcW w:w="1080" w:type="dxa"/>
            <w:shd w:val="clear" w:color="auto" w:fill="FFFFFF" w:themeFill="background1"/>
            <w:tcMar>
              <w:top w:w="70" w:type="dxa"/>
              <w:left w:w="90" w:type="dxa"/>
              <w:bottom w:w="70" w:type="dxa"/>
              <w:right w:w="90" w:type="dxa"/>
            </w:tcMar>
          </w:tcPr>
          <w:p w14:paraId="4F6DA8E3" w14:textId="77777777" w:rsidR="004875AD" w:rsidRPr="000A7FA1" w:rsidRDefault="00A57645">
            <w:pPr>
              <w:spacing w:after="0" w:line="276" w:lineRule="auto"/>
              <w:jc w:val="center"/>
              <w:rPr>
                <w:lang w:val="vi-VN"/>
              </w:rPr>
            </w:pPr>
            <w:r>
              <w:rPr>
                <w:b/>
                <w:color w:val="C05600"/>
                <w:sz w:val="19"/>
                <w:lang w:val="vi-VN"/>
              </w:rPr>
              <w:t>Tùy chỉnh (C)</w:t>
            </w:r>
          </w:p>
        </w:tc>
        <w:tc>
          <w:tcPr>
            <w:tcW w:w="2592" w:type="dxa"/>
            <w:shd w:val="clear" w:color="auto" w:fill="FFFFFF" w:themeFill="background1"/>
            <w:tcMar>
              <w:top w:w="70" w:type="dxa"/>
              <w:left w:w="90" w:type="dxa"/>
              <w:bottom w:w="70" w:type="dxa"/>
              <w:right w:w="90" w:type="dxa"/>
            </w:tcMar>
          </w:tcPr>
          <w:p w14:paraId="3CF4DD04" w14:textId="77777777" w:rsidR="004875AD" w:rsidRPr="000A7FA1" w:rsidRDefault="00A57645">
            <w:pPr>
              <w:spacing w:after="0" w:line="276" w:lineRule="auto"/>
              <w:jc w:val="left"/>
              <w:rPr>
                <w:lang w:val="vi-VN"/>
              </w:rPr>
            </w:pPr>
            <w:r>
              <w:rPr>
                <w:sz w:val="19"/>
                <w:lang w:val="vi-VN"/>
              </w:rPr>
              <w:t>Cung cấp API tiếp nhận thông tin các văn bản ủy quyền nội bộ đã được phê duyệt hợp lệ trên M-Office.</w:t>
            </w:r>
          </w:p>
        </w:tc>
      </w:tr>
      <w:tr w:rsidR="004875AD" w:rsidRPr="000A7FA1" w14:paraId="4934892D" w14:textId="77777777" w:rsidTr="4EE489EC">
        <w:trPr>
          <w:cantSplit/>
          <w:jc w:val="center"/>
        </w:trPr>
        <w:tc>
          <w:tcPr>
            <w:tcW w:w="648" w:type="dxa"/>
            <w:shd w:val="clear" w:color="auto" w:fill="F9FBFD"/>
            <w:tcMar>
              <w:top w:w="70" w:type="dxa"/>
              <w:left w:w="90" w:type="dxa"/>
              <w:bottom w:w="70" w:type="dxa"/>
              <w:right w:w="90" w:type="dxa"/>
            </w:tcMar>
          </w:tcPr>
          <w:p w14:paraId="71F377E2" w14:textId="77777777" w:rsidR="004875AD" w:rsidRPr="000A7FA1" w:rsidRDefault="00A57645">
            <w:pPr>
              <w:spacing w:after="0" w:line="276" w:lineRule="auto"/>
              <w:jc w:val="center"/>
              <w:rPr>
                <w:lang w:val="vi-VN"/>
              </w:rPr>
            </w:pPr>
            <w:r>
              <w:rPr>
                <w:b/>
                <w:sz w:val="19"/>
                <w:lang w:val="vi-VN"/>
              </w:rPr>
              <w:t>7</w:t>
            </w:r>
          </w:p>
        </w:tc>
        <w:tc>
          <w:tcPr>
            <w:tcW w:w="2016" w:type="dxa"/>
            <w:shd w:val="clear" w:color="auto" w:fill="F9FBFD"/>
            <w:tcMar>
              <w:top w:w="70" w:type="dxa"/>
              <w:left w:w="90" w:type="dxa"/>
              <w:bottom w:w="70" w:type="dxa"/>
              <w:right w:w="90" w:type="dxa"/>
            </w:tcMar>
          </w:tcPr>
          <w:p w14:paraId="244B1B41" w14:textId="77777777" w:rsidR="004875AD" w:rsidRPr="000A7FA1" w:rsidRDefault="00A57645">
            <w:pPr>
              <w:spacing w:after="0" w:line="276" w:lineRule="auto"/>
              <w:jc w:val="left"/>
              <w:rPr>
                <w:lang w:val="vi-VN"/>
              </w:rPr>
            </w:pPr>
            <w:r>
              <w:rPr>
                <w:sz w:val="19"/>
                <w:lang w:val="vi-VN"/>
              </w:rPr>
              <w:t>Docgens</w:t>
            </w:r>
          </w:p>
        </w:tc>
        <w:tc>
          <w:tcPr>
            <w:tcW w:w="3312" w:type="dxa"/>
            <w:shd w:val="clear" w:color="auto" w:fill="F9FBFD"/>
            <w:tcMar>
              <w:top w:w="70" w:type="dxa"/>
              <w:left w:w="90" w:type="dxa"/>
              <w:bottom w:w="70" w:type="dxa"/>
              <w:right w:w="90" w:type="dxa"/>
            </w:tcMar>
          </w:tcPr>
          <w:p w14:paraId="706153B8" w14:textId="77777777" w:rsidR="004875AD" w:rsidRPr="000A7FA1" w:rsidRDefault="00A57645">
            <w:pPr>
              <w:spacing w:after="0" w:line="276" w:lineRule="auto"/>
              <w:jc w:val="left"/>
              <w:rPr>
                <w:lang w:val="vi-VN"/>
              </w:rPr>
            </w:pPr>
            <w:r>
              <w:rPr>
                <w:sz w:val="19"/>
                <w:lang w:val="vi-VN"/>
              </w:rPr>
              <w:t>Hệ thống tự động sinh file văn bản theo template có sẵn.</w:t>
            </w:r>
          </w:p>
        </w:tc>
        <w:tc>
          <w:tcPr>
            <w:tcW w:w="1080" w:type="dxa"/>
            <w:shd w:val="clear" w:color="auto" w:fill="F9FBFD"/>
            <w:tcMar>
              <w:top w:w="70" w:type="dxa"/>
              <w:left w:w="90" w:type="dxa"/>
              <w:bottom w:w="70" w:type="dxa"/>
              <w:right w:w="90" w:type="dxa"/>
            </w:tcMar>
          </w:tcPr>
          <w:p w14:paraId="60D5A224" w14:textId="77777777" w:rsidR="004875AD" w:rsidRPr="000A7FA1" w:rsidRDefault="00A57645">
            <w:pPr>
              <w:spacing w:after="0" w:line="276" w:lineRule="auto"/>
              <w:jc w:val="center"/>
              <w:rPr>
                <w:lang w:val="vi-VN"/>
              </w:rPr>
            </w:pPr>
            <w:r>
              <w:rPr>
                <w:b/>
                <w:color w:val="C05600"/>
                <w:sz w:val="19"/>
                <w:lang w:val="vi-VN"/>
              </w:rPr>
              <w:t>Tùy chỉnh (C)</w:t>
            </w:r>
          </w:p>
        </w:tc>
        <w:tc>
          <w:tcPr>
            <w:tcW w:w="2592" w:type="dxa"/>
            <w:shd w:val="clear" w:color="auto" w:fill="F9FBFD"/>
            <w:tcMar>
              <w:top w:w="70" w:type="dxa"/>
              <w:left w:w="90" w:type="dxa"/>
              <w:bottom w:w="70" w:type="dxa"/>
              <w:right w:w="90" w:type="dxa"/>
            </w:tcMar>
          </w:tcPr>
          <w:p w14:paraId="7EBA3948" w14:textId="77777777" w:rsidR="004875AD" w:rsidRPr="000A7FA1" w:rsidRDefault="00A57645">
            <w:pPr>
              <w:spacing w:after="0" w:line="276" w:lineRule="auto"/>
              <w:jc w:val="left"/>
              <w:rPr>
                <w:lang w:val="vi-VN"/>
              </w:rPr>
            </w:pPr>
            <w:r>
              <w:rPr>
                <w:sz w:val="19"/>
                <w:lang w:val="vi-VN"/>
              </w:rPr>
              <w:t>Tích hợp cơ chế sinh tài liệu tự động từ các mẫu DOCX/PDF mẫu của MBS, bảo toàn định dạng và số hiệu văn bản.</w:t>
            </w:r>
          </w:p>
        </w:tc>
      </w:tr>
      <w:tr w:rsidR="004875AD" w:rsidRPr="000A7FA1" w14:paraId="073DB2B0" w14:textId="77777777" w:rsidTr="4EE489EC">
        <w:trPr>
          <w:cantSplit/>
          <w:jc w:val="center"/>
        </w:trPr>
        <w:tc>
          <w:tcPr>
            <w:tcW w:w="648" w:type="dxa"/>
            <w:shd w:val="clear" w:color="auto" w:fill="FFFFFF" w:themeFill="background1"/>
            <w:tcMar>
              <w:top w:w="70" w:type="dxa"/>
              <w:left w:w="90" w:type="dxa"/>
              <w:bottom w:w="70" w:type="dxa"/>
              <w:right w:w="90" w:type="dxa"/>
            </w:tcMar>
          </w:tcPr>
          <w:p w14:paraId="7F7F4D4C" w14:textId="77777777" w:rsidR="004875AD" w:rsidRPr="000A7FA1" w:rsidRDefault="00A57645">
            <w:pPr>
              <w:spacing w:after="0" w:line="276" w:lineRule="auto"/>
              <w:jc w:val="center"/>
              <w:rPr>
                <w:lang w:val="vi-VN"/>
              </w:rPr>
            </w:pPr>
            <w:r>
              <w:rPr>
                <w:b/>
                <w:sz w:val="19"/>
                <w:lang w:val="vi-VN"/>
              </w:rPr>
              <w:t>IV</w:t>
            </w:r>
          </w:p>
        </w:tc>
        <w:tc>
          <w:tcPr>
            <w:tcW w:w="2016" w:type="dxa"/>
            <w:shd w:val="clear" w:color="auto" w:fill="FFFFFF" w:themeFill="background1"/>
            <w:tcMar>
              <w:top w:w="70" w:type="dxa"/>
              <w:left w:w="90" w:type="dxa"/>
              <w:bottom w:w="70" w:type="dxa"/>
              <w:right w:w="90" w:type="dxa"/>
            </w:tcMar>
          </w:tcPr>
          <w:p w14:paraId="51C56787" w14:textId="77777777" w:rsidR="004875AD" w:rsidRPr="000A7FA1" w:rsidRDefault="00A57645">
            <w:pPr>
              <w:spacing w:after="0" w:line="276" w:lineRule="auto"/>
              <w:jc w:val="left"/>
              <w:rPr>
                <w:lang w:val="vi-VN"/>
              </w:rPr>
            </w:pPr>
            <w:r>
              <w:rPr>
                <w:sz w:val="19"/>
                <w:lang w:val="vi-VN"/>
              </w:rPr>
              <w:t>CÁC YÊU CẦU KHÁC VÀ YÊU CẦU PHI CHỨC NĂNG</w:t>
            </w:r>
          </w:p>
        </w:tc>
        <w:tc>
          <w:tcPr>
            <w:tcW w:w="3312" w:type="dxa"/>
            <w:shd w:val="clear" w:color="auto" w:fill="FFFFFF" w:themeFill="background1"/>
            <w:tcMar>
              <w:top w:w="70" w:type="dxa"/>
              <w:left w:w="90" w:type="dxa"/>
              <w:bottom w:w="70" w:type="dxa"/>
              <w:right w:w="90" w:type="dxa"/>
            </w:tcMar>
          </w:tcPr>
          <w:p w14:paraId="1D2176E5" w14:textId="77777777" w:rsidR="004875AD" w:rsidRPr="000A7FA1" w:rsidRDefault="004875AD">
            <w:pPr>
              <w:spacing w:after="0" w:line="276" w:lineRule="auto"/>
              <w:jc w:val="left"/>
              <w:rPr>
                <w:lang w:val="vi-VN"/>
              </w:rPr>
            </w:pPr>
          </w:p>
        </w:tc>
        <w:tc>
          <w:tcPr>
            <w:tcW w:w="1080" w:type="dxa"/>
            <w:shd w:val="clear" w:color="auto" w:fill="FFFFFF" w:themeFill="background1"/>
            <w:tcMar>
              <w:top w:w="70" w:type="dxa"/>
              <w:left w:w="90" w:type="dxa"/>
              <w:bottom w:w="70" w:type="dxa"/>
              <w:right w:w="90" w:type="dxa"/>
            </w:tcMar>
          </w:tcPr>
          <w:p w14:paraId="27DAE24B" w14:textId="77777777" w:rsidR="004875AD" w:rsidRPr="000A7FA1" w:rsidRDefault="004875AD">
            <w:pPr>
              <w:spacing w:after="0" w:line="276" w:lineRule="auto"/>
              <w:jc w:val="center"/>
              <w:rPr>
                <w:lang w:val="vi-VN"/>
              </w:rPr>
            </w:pPr>
          </w:p>
        </w:tc>
        <w:tc>
          <w:tcPr>
            <w:tcW w:w="2592" w:type="dxa"/>
            <w:shd w:val="clear" w:color="auto" w:fill="FFFFFF" w:themeFill="background1"/>
            <w:tcMar>
              <w:top w:w="70" w:type="dxa"/>
              <w:left w:w="90" w:type="dxa"/>
              <w:bottom w:w="70" w:type="dxa"/>
              <w:right w:w="90" w:type="dxa"/>
            </w:tcMar>
          </w:tcPr>
          <w:p w14:paraId="13282C71" w14:textId="77777777" w:rsidR="004875AD" w:rsidRPr="000A7FA1" w:rsidRDefault="004875AD">
            <w:pPr>
              <w:spacing w:after="0" w:line="276" w:lineRule="auto"/>
              <w:jc w:val="left"/>
              <w:rPr>
                <w:lang w:val="vi-VN"/>
              </w:rPr>
            </w:pPr>
          </w:p>
        </w:tc>
      </w:tr>
      <w:tr w:rsidR="004875AD" w:rsidRPr="000A7FA1" w14:paraId="36961CFB" w14:textId="77777777" w:rsidTr="4EE489EC">
        <w:trPr>
          <w:cantSplit/>
          <w:jc w:val="center"/>
        </w:trPr>
        <w:tc>
          <w:tcPr>
            <w:tcW w:w="648" w:type="dxa"/>
            <w:shd w:val="clear" w:color="auto" w:fill="F9FBFD"/>
            <w:tcMar>
              <w:top w:w="70" w:type="dxa"/>
              <w:left w:w="90" w:type="dxa"/>
              <w:bottom w:w="70" w:type="dxa"/>
              <w:right w:w="90" w:type="dxa"/>
            </w:tcMar>
          </w:tcPr>
          <w:p w14:paraId="64FCAFED" w14:textId="77777777" w:rsidR="004875AD" w:rsidRPr="000A7FA1" w:rsidRDefault="00A57645">
            <w:pPr>
              <w:spacing w:after="0" w:line="276" w:lineRule="auto"/>
              <w:jc w:val="center"/>
              <w:rPr>
                <w:lang w:val="vi-VN"/>
              </w:rPr>
            </w:pPr>
            <w:r>
              <w:rPr>
                <w:b/>
                <w:sz w:val="19"/>
                <w:lang w:val="vi-VN"/>
              </w:rPr>
              <w:t>1</w:t>
            </w:r>
          </w:p>
        </w:tc>
        <w:tc>
          <w:tcPr>
            <w:tcW w:w="2016" w:type="dxa"/>
            <w:shd w:val="clear" w:color="auto" w:fill="F9FBFD"/>
            <w:tcMar>
              <w:top w:w="70" w:type="dxa"/>
              <w:left w:w="90" w:type="dxa"/>
              <w:bottom w:w="70" w:type="dxa"/>
              <w:right w:w="90" w:type="dxa"/>
            </w:tcMar>
          </w:tcPr>
          <w:p w14:paraId="4CF5F475" w14:textId="77777777" w:rsidR="004875AD" w:rsidRPr="000A7FA1" w:rsidRDefault="00A57645">
            <w:pPr>
              <w:spacing w:after="0" w:line="276" w:lineRule="auto"/>
              <w:jc w:val="left"/>
              <w:rPr>
                <w:lang w:val="vi-VN"/>
              </w:rPr>
            </w:pPr>
            <w:r>
              <w:rPr>
                <w:sz w:val="19"/>
                <w:lang w:val="vi-VN"/>
              </w:rPr>
              <w:t>Lưu trữ và đồng bộ dữ liệu log</w:t>
            </w:r>
          </w:p>
        </w:tc>
        <w:tc>
          <w:tcPr>
            <w:tcW w:w="3312" w:type="dxa"/>
            <w:shd w:val="clear" w:color="auto" w:fill="F9FBFD"/>
            <w:tcMar>
              <w:top w:w="70" w:type="dxa"/>
              <w:left w:w="90" w:type="dxa"/>
              <w:bottom w:w="70" w:type="dxa"/>
              <w:right w:w="90" w:type="dxa"/>
            </w:tcMar>
          </w:tcPr>
          <w:p w14:paraId="12B012C9" w14:textId="77777777" w:rsidR="004875AD" w:rsidRPr="000A7FA1" w:rsidRDefault="00A57645">
            <w:pPr>
              <w:spacing w:after="0" w:line="276" w:lineRule="auto"/>
              <w:jc w:val="left"/>
              <w:rPr>
                <w:lang w:val="vi-VN"/>
              </w:rPr>
            </w:pPr>
            <w:r>
              <w:rPr>
                <w:sz w:val="19"/>
                <w:lang w:val="vi-VN"/>
              </w:rPr>
              <w:t>Lưu trữ đầy đủ log thao tác của khách hàng theo từng tác vụ và truyền tải sang MBS đầy đủ.</w:t>
            </w:r>
          </w:p>
        </w:tc>
        <w:tc>
          <w:tcPr>
            <w:tcW w:w="1080" w:type="dxa"/>
            <w:shd w:val="clear" w:color="auto" w:fill="F9FBFD"/>
            <w:tcMar>
              <w:top w:w="70" w:type="dxa"/>
              <w:left w:w="90" w:type="dxa"/>
              <w:bottom w:w="70" w:type="dxa"/>
              <w:right w:w="90" w:type="dxa"/>
            </w:tcMar>
          </w:tcPr>
          <w:p w14:paraId="07CD5A2D"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6C0929D1" w14:textId="77777777" w:rsidR="004875AD" w:rsidRPr="000A7FA1" w:rsidRDefault="00A57645">
            <w:pPr>
              <w:spacing w:after="0" w:line="276" w:lineRule="auto"/>
              <w:jc w:val="left"/>
              <w:rPr>
                <w:lang w:val="vi-VN"/>
              </w:rPr>
            </w:pPr>
            <w:r>
              <w:rPr>
                <w:sz w:val="19"/>
                <w:lang w:val="vi-VN"/>
              </w:rPr>
              <w:t>Ghi nhận toàn bộ Event Log, Audit Log (Actor, Timestamp, IP, Action, Old Value, New Value, Hash) và đồng bộ về SIEM/Kho log của MBS.</w:t>
            </w:r>
          </w:p>
        </w:tc>
      </w:tr>
      <w:tr w:rsidR="004875AD" w:rsidRPr="000A7FA1" w14:paraId="42F0CA60" w14:textId="77777777" w:rsidTr="4EE489EC">
        <w:trPr>
          <w:cantSplit/>
          <w:jc w:val="center"/>
        </w:trPr>
        <w:tc>
          <w:tcPr>
            <w:tcW w:w="648" w:type="dxa"/>
            <w:shd w:val="clear" w:color="auto" w:fill="FFFFFF" w:themeFill="background1"/>
            <w:tcMar>
              <w:top w:w="70" w:type="dxa"/>
              <w:left w:w="90" w:type="dxa"/>
              <w:bottom w:w="70" w:type="dxa"/>
              <w:right w:w="90" w:type="dxa"/>
            </w:tcMar>
          </w:tcPr>
          <w:p w14:paraId="37E28BF2" w14:textId="77777777" w:rsidR="004875AD" w:rsidRPr="000A7FA1" w:rsidRDefault="00A57645">
            <w:pPr>
              <w:spacing w:after="0" w:line="276" w:lineRule="auto"/>
              <w:jc w:val="center"/>
              <w:rPr>
                <w:lang w:val="vi-VN"/>
              </w:rPr>
            </w:pPr>
            <w:r>
              <w:rPr>
                <w:b/>
                <w:sz w:val="19"/>
                <w:lang w:val="vi-VN"/>
              </w:rPr>
              <w:t>2</w:t>
            </w:r>
          </w:p>
        </w:tc>
        <w:tc>
          <w:tcPr>
            <w:tcW w:w="2016" w:type="dxa"/>
            <w:shd w:val="clear" w:color="auto" w:fill="FFFFFF" w:themeFill="background1"/>
            <w:tcMar>
              <w:top w:w="70" w:type="dxa"/>
              <w:left w:w="90" w:type="dxa"/>
              <w:bottom w:w="70" w:type="dxa"/>
              <w:right w:w="90" w:type="dxa"/>
            </w:tcMar>
          </w:tcPr>
          <w:p w14:paraId="091F96B0" w14:textId="77777777" w:rsidR="004875AD" w:rsidRPr="000A7FA1" w:rsidRDefault="00A57645">
            <w:pPr>
              <w:spacing w:after="0" w:line="276" w:lineRule="auto"/>
              <w:jc w:val="left"/>
              <w:rPr>
                <w:lang w:val="vi-VN"/>
              </w:rPr>
            </w:pPr>
            <w:r>
              <w:rPr>
                <w:sz w:val="19"/>
                <w:lang w:val="vi-VN"/>
              </w:rPr>
              <w:t>Sử dụng chữ ký số</w:t>
            </w:r>
          </w:p>
        </w:tc>
        <w:tc>
          <w:tcPr>
            <w:tcW w:w="3312" w:type="dxa"/>
            <w:shd w:val="clear" w:color="auto" w:fill="FFFFFF" w:themeFill="background1"/>
            <w:tcMar>
              <w:top w:w="70" w:type="dxa"/>
              <w:left w:w="90" w:type="dxa"/>
              <w:bottom w:w="70" w:type="dxa"/>
              <w:right w:w="90" w:type="dxa"/>
            </w:tcMar>
          </w:tcPr>
          <w:p w14:paraId="1BE49443" w14:textId="77777777" w:rsidR="004875AD" w:rsidRPr="000A7FA1" w:rsidRDefault="00A57645">
            <w:pPr>
              <w:spacing w:after="0" w:line="276" w:lineRule="auto"/>
              <w:jc w:val="left"/>
              <w:rPr>
                <w:lang w:val="vi-VN"/>
              </w:rPr>
            </w:pPr>
            <w:r>
              <w:rPr>
                <w:sz w:val="19"/>
                <w:lang w:val="vi-VN"/>
              </w:rPr>
              <w:t>Khả năng tích hợp giải pháp chữ ký số cho Cổ đông / Người được ủy quyền hoặc TCPH ký.</w:t>
            </w:r>
          </w:p>
        </w:tc>
        <w:tc>
          <w:tcPr>
            <w:tcW w:w="1080" w:type="dxa"/>
            <w:shd w:val="clear" w:color="auto" w:fill="FFFFFF" w:themeFill="background1"/>
            <w:tcMar>
              <w:top w:w="70" w:type="dxa"/>
              <w:left w:w="90" w:type="dxa"/>
              <w:bottom w:w="70" w:type="dxa"/>
              <w:right w:w="90" w:type="dxa"/>
            </w:tcMar>
          </w:tcPr>
          <w:p w14:paraId="2B189C44" w14:textId="496572F8" w:rsidR="004875AD" w:rsidRPr="000A7FA1" w:rsidRDefault="72AB4963">
            <w:pPr>
              <w:spacing w:after="0" w:line="276" w:lineRule="auto"/>
              <w:jc w:val="center"/>
              <w:rPr>
                <w:lang w:val="vi-VN"/>
              </w:rPr>
            </w:pPr>
            <w:r>
              <w:rPr>
                <w:b/>
                <w:bCs/>
                <w:color w:val="C05600"/>
                <w:sz w:val="19"/>
                <w:szCs w:val="19"/>
                <w:lang w:val="vi-VN"/>
              </w:rPr>
              <w:t>Tùy chỉnh (C)</w:t>
            </w:r>
          </w:p>
        </w:tc>
        <w:tc>
          <w:tcPr>
            <w:tcW w:w="2592" w:type="dxa"/>
            <w:shd w:val="clear" w:color="auto" w:fill="FFFFFF" w:themeFill="background1"/>
            <w:tcMar>
              <w:top w:w="70" w:type="dxa"/>
              <w:left w:w="90" w:type="dxa"/>
              <w:bottom w:w="70" w:type="dxa"/>
              <w:right w:w="90" w:type="dxa"/>
            </w:tcMar>
          </w:tcPr>
          <w:p w14:paraId="6A2FB2F1" w14:textId="77777777" w:rsidR="004875AD" w:rsidRPr="000A7FA1" w:rsidRDefault="00A57645">
            <w:pPr>
              <w:spacing w:after="0" w:line="276" w:lineRule="auto"/>
              <w:jc w:val="left"/>
              <w:rPr>
                <w:lang w:val="vi-VN"/>
              </w:rPr>
            </w:pPr>
            <w:r>
              <w:rPr>
                <w:sz w:val="19"/>
                <w:lang w:val="vi-VN"/>
              </w:rPr>
              <w:t>Hỗ trợ tích hợp USB Token CA, Cloud CA / SmartCA (VNPT, Viettel, FPT) và Ký số con dấu điện tử HSM của MBS.</w:t>
            </w:r>
          </w:p>
        </w:tc>
      </w:tr>
      <w:tr w:rsidR="004875AD" w:rsidRPr="000A7FA1" w14:paraId="3EBE9F93" w14:textId="77777777" w:rsidTr="4EE489EC">
        <w:trPr>
          <w:cantSplit/>
          <w:jc w:val="center"/>
        </w:trPr>
        <w:tc>
          <w:tcPr>
            <w:tcW w:w="648" w:type="dxa"/>
            <w:shd w:val="clear" w:color="auto" w:fill="F9FBFD"/>
            <w:tcMar>
              <w:top w:w="70" w:type="dxa"/>
              <w:left w:w="90" w:type="dxa"/>
              <w:bottom w:w="70" w:type="dxa"/>
              <w:right w:w="90" w:type="dxa"/>
            </w:tcMar>
          </w:tcPr>
          <w:p w14:paraId="2A90A443" w14:textId="77777777" w:rsidR="004875AD" w:rsidRPr="000A7FA1" w:rsidRDefault="00A57645">
            <w:pPr>
              <w:spacing w:after="0" w:line="276" w:lineRule="auto"/>
              <w:jc w:val="center"/>
              <w:rPr>
                <w:lang w:val="vi-VN"/>
              </w:rPr>
            </w:pPr>
            <w:r>
              <w:rPr>
                <w:b/>
                <w:sz w:val="19"/>
                <w:lang w:val="vi-VN"/>
              </w:rPr>
              <w:t>3</w:t>
            </w:r>
          </w:p>
        </w:tc>
        <w:tc>
          <w:tcPr>
            <w:tcW w:w="2016" w:type="dxa"/>
            <w:shd w:val="clear" w:color="auto" w:fill="F9FBFD"/>
            <w:tcMar>
              <w:top w:w="70" w:type="dxa"/>
              <w:left w:w="90" w:type="dxa"/>
              <w:bottom w:w="70" w:type="dxa"/>
              <w:right w:w="90" w:type="dxa"/>
            </w:tcMar>
          </w:tcPr>
          <w:p w14:paraId="09FA5A96" w14:textId="77777777" w:rsidR="004875AD" w:rsidRPr="000A7FA1" w:rsidRDefault="00A57645">
            <w:pPr>
              <w:spacing w:after="0" w:line="276" w:lineRule="auto"/>
              <w:jc w:val="left"/>
              <w:rPr>
                <w:lang w:val="vi-VN"/>
              </w:rPr>
            </w:pPr>
            <w:r>
              <w:rPr>
                <w:sz w:val="19"/>
                <w:lang w:val="vi-VN"/>
              </w:rPr>
              <w:t>Đa nền tảng &amp; Responsive</w:t>
            </w:r>
          </w:p>
        </w:tc>
        <w:tc>
          <w:tcPr>
            <w:tcW w:w="3312" w:type="dxa"/>
            <w:shd w:val="clear" w:color="auto" w:fill="F9FBFD"/>
            <w:tcMar>
              <w:top w:w="70" w:type="dxa"/>
              <w:left w:w="90" w:type="dxa"/>
              <w:bottom w:w="70" w:type="dxa"/>
              <w:right w:w="90" w:type="dxa"/>
            </w:tcMar>
          </w:tcPr>
          <w:p w14:paraId="6471E177" w14:textId="77777777" w:rsidR="004875AD" w:rsidRPr="000A7FA1" w:rsidRDefault="00A57645">
            <w:pPr>
              <w:spacing w:after="0" w:line="276" w:lineRule="auto"/>
              <w:jc w:val="left"/>
              <w:rPr>
                <w:lang w:val="vi-VN"/>
              </w:rPr>
            </w:pPr>
            <w:r>
              <w:rPr>
                <w:sz w:val="19"/>
                <w:lang w:val="vi-VN"/>
              </w:rPr>
              <w:t>Web-base + Responsive; không phải cài đặt; chạy mượt trên Windows, macOS, iOS, Android (Chrome, Edge, Safari, Firefox).</w:t>
            </w:r>
          </w:p>
        </w:tc>
        <w:tc>
          <w:tcPr>
            <w:tcW w:w="1080" w:type="dxa"/>
            <w:shd w:val="clear" w:color="auto" w:fill="F9FBFD"/>
            <w:tcMar>
              <w:top w:w="70" w:type="dxa"/>
              <w:left w:w="90" w:type="dxa"/>
              <w:bottom w:w="70" w:type="dxa"/>
              <w:right w:w="90" w:type="dxa"/>
            </w:tcMar>
          </w:tcPr>
          <w:p w14:paraId="7FE37C2D"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551FC468" w14:textId="34F8F904" w:rsidR="004875AD" w:rsidRPr="000A7FA1" w:rsidRDefault="00A57645">
            <w:pPr>
              <w:spacing w:after="0" w:line="276" w:lineRule="auto"/>
              <w:jc w:val="left"/>
              <w:rPr>
                <w:lang w:val="vi-VN"/>
              </w:rPr>
            </w:pPr>
            <w:r>
              <w:rPr>
                <w:sz w:val="19"/>
                <w:lang w:val="vi-VN"/>
              </w:rPr>
              <w:t>Ứng dụng công nghệ Single Page Application (</w:t>
            </w:r>
            <w:r>
              <w:rPr>
                <w:sz w:val="19"/>
              </w:rPr>
              <w:t>Angular</w:t>
            </w:r>
            <w:r>
              <w:rPr>
                <w:sz w:val="19"/>
                <w:lang w:val="vi-VN"/>
              </w:rPr>
              <w:t>/HTML5) tối ưu hiển thị hoàn hảo trên mọi kích thước màn hình PC, Laptop, iPad và Smartphone.</w:t>
            </w:r>
          </w:p>
        </w:tc>
      </w:tr>
      <w:tr w:rsidR="004875AD" w:rsidRPr="000A7FA1" w14:paraId="709CAA6E" w14:textId="77777777" w:rsidTr="4EE489EC">
        <w:trPr>
          <w:cantSplit/>
          <w:jc w:val="center"/>
        </w:trPr>
        <w:tc>
          <w:tcPr>
            <w:tcW w:w="648" w:type="dxa"/>
            <w:shd w:val="clear" w:color="auto" w:fill="FFFFFF" w:themeFill="background1"/>
            <w:tcMar>
              <w:top w:w="70" w:type="dxa"/>
              <w:left w:w="90" w:type="dxa"/>
              <w:bottom w:w="70" w:type="dxa"/>
              <w:right w:w="90" w:type="dxa"/>
            </w:tcMar>
          </w:tcPr>
          <w:p w14:paraId="31FCA36B" w14:textId="77777777" w:rsidR="004875AD" w:rsidRPr="000A7FA1" w:rsidRDefault="00A57645">
            <w:pPr>
              <w:spacing w:after="0" w:line="276" w:lineRule="auto"/>
              <w:jc w:val="center"/>
              <w:rPr>
                <w:lang w:val="vi-VN"/>
              </w:rPr>
            </w:pPr>
            <w:r>
              <w:rPr>
                <w:b/>
                <w:sz w:val="19"/>
                <w:lang w:val="vi-VN"/>
              </w:rPr>
              <w:t>4</w:t>
            </w:r>
          </w:p>
        </w:tc>
        <w:tc>
          <w:tcPr>
            <w:tcW w:w="2016" w:type="dxa"/>
            <w:shd w:val="clear" w:color="auto" w:fill="FFFFFF" w:themeFill="background1"/>
            <w:tcMar>
              <w:top w:w="70" w:type="dxa"/>
              <w:left w:w="90" w:type="dxa"/>
              <w:bottom w:w="70" w:type="dxa"/>
              <w:right w:w="90" w:type="dxa"/>
            </w:tcMar>
          </w:tcPr>
          <w:p w14:paraId="4416119E" w14:textId="77777777" w:rsidR="004875AD" w:rsidRPr="000A7FA1" w:rsidRDefault="00A57645">
            <w:pPr>
              <w:spacing w:after="0" w:line="276" w:lineRule="auto"/>
              <w:jc w:val="left"/>
              <w:rPr>
                <w:lang w:val="vi-VN"/>
              </w:rPr>
            </w:pPr>
            <w:r>
              <w:rPr>
                <w:sz w:val="19"/>
                <w:lang w:val="vi-VN"/>
              </w:rPr>
              <w:t>Năng lực chịu tải đồng thời</w:t>
            </w:r>
          </w:p>
        </w:tc>
        <w:tc>
          <w:tcPr>
            <w:tcW w:w="3312" w:type="dxa"/>
            <w:shd w:val="clear" w:color="auto" w:fill="FFFFFF" w:themeFill="background1"/>
            <w:tcMar>
              <w:top w:w="70" w:type="dxa"/>
              <w:left w:w="90" w:type="dxa"/>
              <w:bottom w:w="70" w:type="dxa"/>
              <w:right w:w="90" w:type="dxa"/>
            </w:tcMar>
          </w:tcPr>
          <w:p w14:paraId="1DAEBAC2" w14:textId="77777777" w:rsidR="004875AD" w:rsidRPr="000A7FA1" w:rsidRDefault="00A57645">
            <w:pPr>
              <w:spacing w:after="0" w:line="276" w:lineRule="auto"/>
              <w:jc w:val="left"/>
              <w:rPr>
                <w:lang w:val="vi-VN"/>
              </w:rPr>
            </w:pPr>
            <w:r>
              <w:rPr>
                <w:sz w:val="19"/>
                <w:lang w:val="vi-VN"/>
              </w:rPr>
              <w:t>Concurrent: 5.000 user; Mở rộng 7.500 - 10.000 user (Stress test); Cơ chế cân bằng tải, scale-out, rate-limiting, ưu tiên giao dịch.</w:t>
            </w:r>
          </w:p>
        </w:tc>
        <w:tc>
          <w:tcPr>
            <w:tcW w:w="1080" w:type="dxa"/>
            <w:shd w:val="clear" w:color="auto" w:fill="FFFFFF" w:themeFill="background1"/>
            <w:tcMar>
              <w:top w:w="70" w:type="dxa"/>
              <w:left w:w="90" w:type="dxa"/>
              <w:bottom w:w="70" w:type="dxa"/>
              <w:right w:w="90" w:type="dxa"/>
            </w:tcMar>
          </w:tcPr>
          <w:p w14:paraId="533F6E94"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43821642" w14:textId="77777777" w:rsidR="004875AD" w:rsidRPr="000A7FA1" w:rsidRDefault="00A57645">
            <w:pPr>
              <w:spacing w:after="0" w:line="276" w:lineRule="auto"/>
              <w:jc w:val="left"/>
              <w:rPr>
                <w:lang w:val="vi-VN"/>
              </w:rPr>
            </w:pPr>
            <w:r>
              <w:rPr>
                <w:sz w:val="19"/>
                <w:lang w:val="vi-VN"/>
              </w:rPr>
              <w:t>Kiến trúc Microservices Stateless, chịu tải đã được kiểm chứng qua các kỳ đại hội lớn: Cân bằng tải qua Nginx/HAProxy, cụm xử lý mở rộng linh hoạt.</w:t>
            </w:r>
          </w:p>
        </w:tc>
      </w:tr>
      <w:tr w:rsidR="004875AD" w:rsidRPr="000A7FA1" w14:paraId="25C3BA90" w14:textId="77777777" w:rsidTr="4EE489EC">
        <w:trPr>
          <w:cantSplit/>
          <w:jc w:val="center"/>
        </w:trPr>
        <w:tc>
          <w:tcPr>
            <w:tcW w:w="648" w:type="dxa"/>
            <w:shd w:val="clear" w:color="auto" w:fill="F9FBFD"/>
            <w:tcMar>
              <w:top w:w="70" w:type="dxa"/>
              <w:left w:w="90" w:type="dxa"/>
              <w:bottom w:w="70" w:type="dxa"/>
              <w:right w:w="90" w:type="dxa"/>
            </w:tcMar>
          </w:tcPr>
          <w:p w14:paraId="4543309A"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3DAC5A7D"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18183F62" w14:textId="77777777" w:rsidR="004875AD" w:rsidRPr="000A7FA1" w:rsidRDefault="00A57645">
            <w:pPr>
              <w:spacing w:after="0" w:line="276" w:lineRule="auto"/>
              <w:jc w:val="left"/>
              <w:rPr>
                <w:lang w:val="vi-VN"/>
              </w:rPr>
            </w:pPr>
            <w:r>
              <w:rPr>
                <w:sz w:val="19"/>
                <w:lang w:val="vi-VN"/>
              </w:rPr>
              <w:t>Login burst: 2.000 user/phút; Vote burst: 2.500 giao dịch/30 giây.</w:t>
            </w:r>
          </w:p>
        </w:tc>
        <w:tc>
          <w:tcPr>
            <w:tcW w:w="1080" w:type="dxa"/>
            <w:shd w:val="clear" w:color="auto" w:fill="F9FBFD"/>
            <w:tcMar>
              <w:top w:w="70" w:type="dxa"/>
              <w:left w:w="90" w:type="dxa"/>
              <w:bottom w:w="70" w:type="dxa"/>
              <w:right w:w="90" w:type="dxa"/>
            </w:tcMar>
          </w:tcPr>
          <w:p w14:paraId="75446180"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5B5D4F9A" w14:textId="77777777" w:rsidR="004875AD" w:rsidRPr="000A7FA1" w:rsidRDefault="00A57645">
            <w:pPr>
              <w:spacing w:after="0" w:line="276" w:lineRule="auto"/>
              <w:jc w:val="left"/>
              <w:rPr>
                <w:lang w:val="vi-VN"/>
              </w:rPr>
            </w:pPr>
            <w:r>
              <w:rPr>
                <w:sz w:val="19"/>
                <w:lang w:val="vi-VN"/>
              </w:rPr>
              <w:t>Sử dụng hàng đợi Message Queue (RabbitMQ/Kafka) phân tải tức thì, giải phóng áp lực cho cơ sở dữ liệu.</w:t>
            </w:r>
          </w:p>
        </w:tc>
      </w:tr>
      <w:tr w:rsidR="004875AD" w:rsidRPr="000A7FA1" w14:paraId="66E04101" w14:textId="77777777" w:rsidTr="4EE489EC">
        <w:trPr>
          <w:cantSplit/>
          <w:jc w:val="center"/>
        </w:trPr>
        <w:tc>
          <w:tcPr>
            <w:tcW w:w="648" w:type="dxa"/>
            <w:shd w:val="clear" w:color="auto" w:fill="FFFFFF" w:themeFill="background1"/>
            <w:tcMar>
              <w:top w:w="70" w:type="dxa"/>
              <w:left w:w="90" w:type="dxa"/>
              <w:bottom w:w="70" w:type="dxa"/>
              <w:right w:w="90" w:type="dxa"/>
            </w:tcMar>
          </w:tcPr>
          <w:p w14:paraId="60D8E434" w14:textId="77777777" w:rsidR="004875AD" w:rsidRPr="000A7FA1" w:rsidRDefault="004875AD">
            <w:pPr>
              <w:spacing w:after="0" w:line="276" w:lineRule="auto"/>
              <w:jc w:val="center"/>
              <w:rPr>
                <w:lang w:val="vi-VN"/>
              </w:rPr>
            </w:pPr>
          </w:p>
        </w:tc>
        <w:tc>
          <w:tcPr>
            <w:tcW w:w="2016" w:type="dxa"/>
            <w:shd w:val="clear" w:color="auto" w:fill="FFFFFF" w:themeFill="background1"/>
            <w:tcMar>
              <w:top w:w="70" w:type="dxa"/>
              <w:left w:w="90" w:type="dxa"/>
              <w:bottom w:w="70" w:type="dxa"/>
              <w:right w:w="90" w:type="dxa"/>
            </w:tcMar>
          </w:tcPr>
          <w:p w14:paraId="7BB77A13" w14:textId="77777777" w:rsidR="004875AD" w:rsidRPr="000A7FA1" w:rsidRDefault="004875AD">
            <w:pPr>
              <w:spacing w:after="0" w:line="276" w:lineRule="auto"/>
              <w:jc w:val="left"/>
              <w:rPr>
                <w:lang w:val="vi-VN"/>
              </w:rPr>
            </w:pPr>
          </w:p>
        </w:tc>
        <w:tc>
          <w:tcPr>
            <w:tcW w:w="3312" w:type="dxa"/>
            <w:shd w:val="clear" w:color="auto" w:fill="FFFFFF" w:themeFill="background1"/>
            <w:tcMar>
              <w:top w:w="70" w:type="dxa"/>
              <w:left w:w="90" w:type="dxa"/>
              <w:bottom w:w="70" w:type="dxa"/>
              <w:right w:w="90" w:type="dxa"/>
            </w:tcMar>
          </w:tcPr>
          <w:p w14:paraId="48D32D47" w14:textId="77777777" w:rsidR="004875AD" w:rsidRPr="000A7FA1" w:rsidRDefault="00A57645">
            <w:pPr>
              <w:spacing w:after="0" w:line="276" w:lineRule="auto"/>
              <w:jc w:val="left"/>
              <w:rPr>
                <w:lang w:val="vi-VN"/>
              </w:rPr>
            </w:pPr>
            <w:r>
              <w:rPr>
                <w:sz w:val="19"/>
                <w:lang w:val="vi-VN"/>
              </w:rPr>
              <w:t>Vote API ≤ 3 giây; Các API tra cứu ≤ 4 giây.</w:t>
            </w:r>
          </w:p>
        </w:tc>
        <w:tc>
          <w:tcPr>
            <w:tcW w:w="1080" w:type="dxa"/>
            <w:shd w:val="clear" w:color="auto" w:fill="FFFFFF" w:themeFill="background1"/>
            <w:tcMar>
              <w:top w:w="70" w:type="dxa"/>
              <w:left w:w="90" w:type="dxa"/>
              <w:bottom w:w="70" w:type="dxa"/>
              <w:right w:w="90" w:type="dxa"/>
            </w:tcMar>
          </w:tcPr>
          <w:p w14:paraId="687CD8BA"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189352E8" w14:textId="77777777" w:rsidR="004875AD" w:rsidRPr="000A7FA1" w:rsidRDefault="00A57645">
            <w:pPr>
              <w:spacing w:after="0" w:line="276" w:lineRule="auto"/>
              <w:jc w:val="left"/>
              <w:rPr>
                <w:lang w:val="vi-VN"/>
              </w:rPr>
            </w:pPr>
            <w:r>
              <w:rPr>
                <w:sz w:val="19"/>
                <w:lang w:val="vi-VN"/>
              </w:rPr>
              <w:t>Thời gian đáp ứng thực tế đo kiểm: Vote API trung bình ~0.4s - 0.8s (tối đa 1.5s), Tra cứu API ~0.2s - 0.5s.</w:t>
            </w:r>
          </w:p>
        </w:tc>
      </w:tr>
      <w:tr w:rsidR="004875AD" w:rsidRPr="000A7FA1" w14:paraId="602192A5" w14:textId="77777777" w:rsidTr="4EE489EC">
        <w:trPr>
          <w:cantSplit/>
          <w:jc w:val="center"/>
        </w:trPr>
        <w:tc>
          <w:tcPr>
            <w:tcW w:w="648" w:type="dxa"/>
            <w:shd w:val="clear" w:color="auto" w:fill="F9FBFD"/>
            <w:tcMar>
              <w:top w:w="70" w:type="dxa"/>
              <w:left w:w="90" w:type="dxa"/>
              <w:bottom w:w="70" w:type="dxa"/>
              <w:right w:w="90" w:type="dxa"/>
            </w:tcMar>
          </w:tcPr>
          <w:p w14:paraId="442AC271"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3772454A"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35D8F25D" w14:textId="77777777" w:rsidR="004875AD" w:rsidRPr="000A7FA1" w:rsidRDefault="00A57645">
            <w:pPr>
              <w:spacing w:after="0" w:line="276" w:lineRule="auto"/>
              <w:jc w:val="left"/>
              <w:rPr>
                <w:lang w:val="vi-VN"/>
              </w:rPr>
            </w:pPr>
            <w:r>
              <w:rPr>
                <w:sz w:val="19"/>
                <w:lang w:val="vi-VN"/>
              </w:rPr>
              <w:t>Lost Vote = 0; Duplicate Effective Vote = 0; Untraceable Transaction = 0.</w:t>
            </w:r>
          </w:p>
        </w:tc>
        <w:tc>
          <w:tcPr>
            <w:tcW w:w="1080" w:type="dxa"/>
            <w:shd w:val="clear" w:color="auto" w:fill="F9FBFD"/>
            <w:tcMar>
              <w:top w:w="70" w:type="dxa"/>
              <w:left w:w="90" w:type="dxa"/>
              <w:bottom w:w="70" w:type="dxa"/>
              <w:right w:w="90" w:type="dxa"/>
            </w:tcMar>
          </w:tcPr>
          <w:p w14:paraId="5ED6A264"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6B20B08A" w14:textId="77777777" w:rsidR="004875AD" w:rsidRPr="000A7FA1" w:rsidRDefault="00A57645">
            <w:pPr>
              <w:spacing w:after="0" w:line="276" w:lineRule="auto"/>
              <w:jc w:val="left"/>
              <w:rPr>
                <w:lang w:val="vi-VN"/>
              </w:rPr>
            </w:pPr>
            <w:r>
              <w:rPr>
                <w:sz w:val="19"/>
                <w:lang w:val="vi-VN"/>
              </w:rPr>
              <w:t>Cơ chế Transaction Locking &amp; Idempotent Consumer đảm bảo tuyệt đối không mất phiếu, không ghi nhận trùng và truy vết 100%.</w:t>
            </w:r>
          </w:p>
        </w:tc>
      </w:tr>
      <w:tr w:rsidR="004875AD" w:rsidRPr="000A7FA1" w14:paraId="30A465C3" w14:textId="77777777" w:rsidTr="4EE489EC">
        <w:trPr>
          <w:cantSplit/>
          <w:jc w:val="center"/>
        </w:trPr>
        <w:tc>
          <w:tcPr>
            <w:tcW w:w="648" w:type="dxa"/>
            <w:shd w:val="clear" w:color="auto" w:fill="FFFFFF" w:themeFill="background1"/>
            <w:tcMar>
              <w:top w:w="70" w:type="dxa"/>
              <w:left w:w="90" w:type="dxa"/>
              <w:bottom w:w="70" w:type="dxa"/>
              <w:right w:w="90" w:type="dxa"/>
            </w:tcMar>
          </w:tcPr>
          <w:p w14:paraId="0303AF2B" w14:textId="77777777" w:rsidR="004875AD" w:rsidRPr="000A7FA1" w:rsidRDefault="00A57645">
            <w:pPr>
              <w:spacing w:after="0" w:line="276" w:lineRule="auto"/>
              <w:jc w:val="center"/>
              <w:rPr>
                <w:lang w:val="vi-VN"/>
              </w:rPr>
            </w:pPr>
            <w:r>
              <w:rPr>
                <w:b/>
                <w:sz w:val="19"/>
                <w:lang w:val="vi-VN"/>
              </w:rPr>
              <w:t>5</w:t>
            </w:r>
          </w:p>
        </w:tc>
        <w:tc>
          <w:tcPr>
            <w:tcW w:w="2016" w:type="dxa"/>
            <w:shd w:val="clear" w:color="auto" w:fill="FFFFFF" w:themeFill="background1"/>
            <w:tcMar>
              <w:top w:w="70" w:type="dxa"/>
              <w:left w:w="90" w:type="dxa"/>
              <w:bottom w:w="70" w:type="dxa"/>
              <w:right w:w="90" w:type="dxa"/>
            </w:tcMar>
          </w:tcPr>
          <w:p w14:paraId="3F63B553" w14:textId="77777777" w:rsidR="004875AD" w:rsidRPr="000A7FA1" w:rsidRDefault="00A57645">
            <w:pPr>
              <w:spacing w:after="0" w:line="276" w:lineRule="auto"/>
              <w:jc w:val="left"/>
              <w:rPr>
                <w:lang w:val="vi-VN"/>
              </w:rPr>
            </w:pPr>
            <w:r>
              <w:rPr>
                <w:sz w:val="19"/>
                <w:lang w:val="vi-VN"/>
              </w:rPr>
              <w:t>Kiến trúc 3 tầng độc lập</w:t>
            </w:r>
          </w:p>
        </w:tc>
        <w:tc>
          <w:tcPr>
            <w:tcW w:w="3312" w:type="dxa"/>
            <w:shd w:val="clear" w:color="auto" w:fill="FFFFFF" w:themeFill="background1"/>
            <w:tcMar>
              <w:top w:w="70" w:type="dxa"/>
              <w:left w:w="90" w:type="dxa"/>
              <w:bottom w:w="70" w:type="dxa"/>
              <w:right w:w="90" w:type="dxa"/>
            </w:tcMar>
          </w:tcPr>
          <w:p w14:paraId="6F300D8A" w14:textId="77777777" w:rsidR="004875AD" w:rsidRPr="000A7FA1" w:rsidRDefault="00A57645">
            <w:pPr>
              <w:spacing w:after="0" w:line="276" w:lineRule="auto"/>
              <w:jc w:val="left"/>
              <w:rPr>
                <w:lang w:val="vi-VN"/>
              </w:rPr>
            </w:pPr>
            <w:r>
              <w:rPr>
                <w:sz w:val="19"/>
                <w:lang w:val="vi-VN"/>
              </w:rPr>
              <w:t>Mô hình 3 tầng (Presentation, Application, Database); Thành phần quản trị tách biệt logic với thành phần Cổ đông.</w:t>
            </w:r>
          </w:p>
        </w:tc>
        <w:tc>
          <w:tcPr>
            <w:tcW w:w="1080" w:type="dxa"/>
            <w:shd w:val="clear" w:color="auto" w:fill="FFFFFF" w:themeFill="background1"/>
            <w:tcMar>
              <w:top w:w="70" w:type="dxa"/>
              <w:left w:w="90" w:type="dxa"/>
              <w:bottom w:w="70" w:type="dxa"/>
              <w:right w:w="90" w:type="dxa"/>
            </w:tcMar>
          </w:tcPr>
          <w:p w14:paraId="2184568E"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6CF93CF5" w14:textId="77777777" w:rsidR="004875AD" w:rsidRPr="000A7FA1" w:rsidRDefault="00A57645">
            <w:pPr>
              <w:spacing w:after="0" w:line="276" w:lineRule="auto"/>
              <w:jc w:val="left"/>
              <w:rPr>
                <w:lang w:val="vi-VN"/>
              </w:rPr>
            </w:pPr>
            <w:r>
              <w:rPr>
                <w:sz w:val="19"/>
                <w:lang w:val="vi-VN"/>
              </w:rPr>
              <w:t>Phân tách vật lý/logic hoàn toàn: Cổng Cổ đông đặt tại vùng DMZ công cộng, Cổng Quản trị đặt tại vùng mạng bảo mật nội bộ.</w:t>
            </w:r>
          </w:p>
        </w:tc>
      </w:tr>
      <w:tr w:rsidR="004875AD" w:rsidRPr="000A7FA1" w14:paraId="1AF97189" w14:textId="77777777" w:rsidTr="4EE489EC">
        <w:trPr>
          <w:cantSplit/>
          <w:jc w:val="center"/>
        </w:trPr>
        <w:tc>
          <w:tcPr>
            <w:tcW w:w="648" w:type="dxa"/>
            <w:shd w:val="clear" w:color="auto" w:fill="F9FBFD"/>
            <w:tcMar>
              <w:top w:w="70" w:type="dxa"/>
              <w:left w:w="90" w:type="dxa"/>
              <w:bottom w:w="70" w:type="dxa"/>
              <w:right w:w="90" w:type="dxa"/>
            </w:tcMar>
          </w:tcPr>
          <w:p w14:paraId="2DE0ACE7" w14:textId="77777777" w:rsidR="004875AD" w:rsidRPr="000A7FA1" w:rsidRDefault="00A57645">
            <w:pPr>
              <w:spacing w:after="0" w:line="276" w:lineRule="auto"/>
              <w:jc w:val="center"/>
              <w:rPr>
                <w:lang w:val="vi-VN"/>
              </w:rPr>
            </w:pPr>
            <w:r>
              <w:rPr>
                <w:b/>
                <w:sz w:val="19"/>
                <w:lang w:val="vi-VN"/>
              </w:rPr>
              <w:t>6</w:t>
            </w:r>
          </w:p>
        </w:tc>
        <w:tc>
          <w:tcPr>
            <w:tcW w:w="2016" w:type="dxa"/>
            <w:shd w:val="clear" w:color="auto" w:fill="F9FBFD"/>
            <w:tcMar>
              <w:top w:w="70" w:type="dxa"/>
              <w:left w:w="90" w:type="dxa"/>
              <w:bottom w:w="70" w:type="dxa"/>
              <w:right w:w="90" w:type="dxa"/>
            </w:tcMar>
          </w:tcPr>
          <w:p w14:paraId="1F55E333" w14:textId="77777777" w:rsidR="004875AD" w:rsidRPr="000A7FA1" w:rsidRDefault="00A57645">
            <w:pPr>
              <w:spacing w:after="0" w:line="276" w:lineRule="auto"/>
              <w:jc w:val="left"/>
              <w:rPr>
                <w:lang w:val="vi-VN"/>
              </w:rPr>
            </w:pPr>
            <w:r>
              <w:rPr>
                <w:sz w:val="19"/>
                <w:lang w:val="vi-VN"/>
              </w:rPr>
              <w:t>Bảo mật dữ liệu cá nhân</w:t>
            </w:r>
          </w:p>
        </w:tc>
        <w:tc>
          <w:tcPr>
            <w:tcW w:w="3312" w:type="dxa"/>
            <w:shd w:val="clear" w:color="auto" w:fill="F9FBFD"/>
            <w:tcMar>
              <w:top w:w="70" w:type="dxa"/>
              <w:left w:w="90" w:type="dxa"/>
              <w:bottom w:w="70" w:type="dxa"/>
              <w:right w:w="90" w:type="dxa"/>
            </w:tcMar>
          </w:tcPr>
          <w:p w14:paraId="3CF9E7BB" w14:textId="77777777" w:rsidR="004875AD" w:rsidRPr="000A7FA1" w:rsidRDefault="00A57645">
            <w:pPr>
              <w:spacing w:after="0" w:line="276" w:lineRule="auto"/>
              <w:jc w:val="left"/>
              <w:rPr>
                <w:lang w:val="vi-VN"/>
              </w:rPr>
            </w:pPr>
            <w:r>
              <w:rPr>
                <w:sz w:val="19"/>
                <w:lang w:val="vi-VN"/>
              </w:rPr>
              <w:t>Bảo mật dữ liệu lưu trữ (at rest), truyền gửi (in transit) và hiển thị theo ISO 27001 và Nghị định 13/2023/NĐ-CP.</w:t>
            </w:r>
          </w:p>
        </w:tc>
        <w:tc>
          <w:tcPr>
            <w:tcW w:w="1080" w:type="dxa"/>
            <w:shd w:val="clear" w:color="auto" w:fill="F9FBFD"/>
            <w:tcMar>
              <w:top w:w="70" w:type="dxa"/>
              <w:left w:w="90" w:type="dxa"/>
              <w:bottom w:w="70" w:type="dxa"/>
              <w:right w:w="90" w:type="dxa"/>
            </w:tcMar>
          </w:tcPr>
          <w:p w14:paraId="5A3BC05B"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414F5194" w14:textId="77777777" w:rsidR="004875AD" w:rsidRPr="000A7FA1" w:rsidRDefault="00A57645">
            <w:pPr>
              <w:spacing w:after="0" w:line="276" w:lineRule="auto"/>
              <w:jc w:val="left"/>
              <w:rPr>
                <w:lang w:val="vi-VN"/>
              </w:rPr>
            </w:pPr>
            <w:r>
              <w:rPr>
                <w:sz w:val="19"/>
                <w:lang w:val="vi-VN"/>
              </w:rPr>
              <w:t>Mã hóa dữ liệu cơ sở dữ liệu bằng AES-256; đường truyền bắt buộc TLS 1.3/HTTPS; Masking thông tin cá nhân nhạy cảm (CCCD, SĐT) trên giao diện.</w:t>
            </w:r>
          </w:p>
        </w:tc>
      </w:tr>
      <w:tr w:rsidR="004875AD" w:rsidRPr="000A7FA1" w14:paraId="5F21950C" w14:textId="77777777" w:rsidTr="4EE489EC">
        <w:trPr>
          <w:cantSplit/>
          <w:jc w:val="center"/>
        </w:trPr>
        <w:tc>
          <w:tcPr>
            <w:tcW w:w="648" w:type="dxa"/>
            <w:shd w:val="clear" w:color="auto" w:fill="FFFFFF" w:themeFill="background1"/>
            <w:tcMar>
              <w:top w:w="70" w:type="dxa"/>
              <w:left w:w="90" w:type="dxa"/>
              <w:bottom w:w="70" w:type="dxa"/>
              <w:right w:w="90" w:type="dxa"/>
            </w:tcMar>
          </w:tcPr>
          <w:p w14:paraId="6E855548" w14:textId="77777777" w:rsidR="004875AD" w:rsidRPr="000A7FA1" w:rsidRDefault="00A57645">
            <w:pPr>
              <w:spacing w:after="0" w:line="276" w:lineRule="auto"/>
              <w:jc w:val="center"/>
              <w:rPr>
                <w:lang w:val="vi-VN"/>
              </w:rPr>
            </w:pPr>
            <w:r>
              <w:rPr>
                <w:b/>
                <w:sz w:val="19"/>
                <w:lang w:val="vi-VN"/>
              </w:rPr>
              <w:t>7</w:t>
            </w:r>
          </w:p>
        </w:tc>
        <w:tc>
          <w:tcPr>
            <w:tcW w:w="2016" w:type="dxa"/>
            <w:shd w:val="clear" w:color="auto" w:fill="FFFFFF" w:themeFill="background1"/>
            <w:tcMar>
              <w:top w:w="70" w:type="dxa"/>
              <w:left w:w="90" w:type="dxa"/>
              <w:bottom w:w="70" w:type="dxa"/>
              <w:right w:w="90" w:type="dxa"/>
            </w:tcMar>
          </w:tcPr>
          <w:p w14:paraId="0C25940F" w14:textId="77777777" w:rsidR="004875AD" w:rsidRPr="000A7FA1" w:rsidRDefault="00A57645">
            <w:pPr>
              <w:spacing w:after="0" w:line="276" w:lineRule="auto"/>
              <w:jc w:val="left"/>
              <w:rPr>
                <w:lang w:val="vi-VN"/>
              </w:rPr>
            </w:pPr>
            <w:r>
              <w:rPr>
                <w:sz w:val="19"/>
                <w:lang w:val="vi-VN"/>
              </w:rPr>
              <w:t>Bảo mật xác thực &amp; phân quyền</w:t>
            </w:r>
          </w:p>
        </w:tc>
        <w:tc>
          <w:tcPr>
            <w:tcW w:w="3312" w:type="dxa"/>
            <w:shd w:val="clear" w:color="auto" w:fill="FFFFFF" w:themeFill="background1"/>
            <w:tcMar>
              <w:top w:w="70" w:type="dxa"/>
              <w:left w:w="90" w:type="dxa"/>
              <w:bottom w:w="70" w:type="dxa"/>
              <w:right w:w="90" w:type="dxa"/>
            </w:tcMar>
          </w:tcPr>
          <w:p w14:paraId="18ADC251" w14:textId="77777777" w:rsidR="004875AD" w:rsidRPr="000A7FA1" w:rsidRDefault="00A57645">
            <w:pPr>
              <w:spacing w:after="0" w:line="276" w:lineRule="auto"/>
              <w:jc w:val="left"/>
              <w:rPr>
                <w:lang w:val="vi-VN"/>
              </w:rPr>
            </w:pPr>
            <w:r>
              <w:rPr>
                <w:sz w:val="19"/>
                <w:lang w:val="vi-VN"/>
              </w:rPr>
              <w:t>Chính sách mật khẩu mạnh; 2FA cho quản trị và người dùng Internet; Chống dò đoán mật khẩu; Chống bot/robot tự động.</w:t>
            </w:r>
          </w:p>
        </w:tc>
        <w:tc>
          <w:tcPr>
            <w:tcW w:w="1080" w:type="dxa"/>
            <w:shd w:val="clear" w:color="auto" w:fill="FFFFFF" w:themeFill="background1"/>
            <w:tcMar>
              <w:top w:w="70" w:type="dxa"/>
              <w:left w:w="90" w:type="dxa"/>
              <w:bottom w:w="70" w:type="dxa"/>
              <w:right w:w="90" w:type="dxa"/>
            </w:tcMar>
          </w:tcPr>
          <w:p w14:paraId="5D04601C"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0BE80557" w14:textId="77777777" w:rsidR="004875AD" w:rsidRPr="000A7FA1" w:rsidRDefault="00A57645">
            <w:pPr>
              <w:spacing w:after="0" w:line="276" w:lineRule="auto"/>
              <w:jc w:val="left"/>
              <w:rPr>
                <w:lang w:val="vi-VN"/>
              </w:rPr>
            </w:pPr>
            <w:r>
              <w:rPr>
                <w:sz w:val="19"/>
                <w:lang w:val="vi-VN"/>
              </w:rPr>
              <w:t>Tích hợp Cloudflare/WAF chặn Bot; Rate-limiting chống Brute-force; không lưu nhớ mật khẩu trên trình duyệt.</w:t>
            </w:r>
          </w:p>
        </w:tc>
      </w:tr>
      <w:tr w:rsidR="004875AD" w:rsidRPr="000A7FA1" w14:paraId="7CFDC6BB" w14:textId="77777777" w:rsidTr="4EE489EC">
        <w:trPr>
          <w:cantSplit/>
          <w:jc w:val="center"/>
        </w:trPr>
        <w:tc>
          <w:tcPr>
            <w:tcW w:w="648" w:type="dxa"/>
            <w:shd w:val="clear" w:color="auto" w:fill="F9FBFD"/>
            <w:tcMar>
              <w:top w:w="70" w:type="dxa"/>
              <w:left w:w="90" w:type="dxa"/>
              <w:bottom w:w="70" w:type="dxa"/>
              <w:right w:w="90" w:type="dxa"/>
            </w:tcMar>
          </w:tcPr>
          <w:p w14:paraId="265FE146" w14:textId="77777777" w:rsidR="004875AD" w:rsidRPr="000A7FA1" w:rsidRDefault="004875AD">
            <w:pPr>
              <w:spacing w:after="0" w:line="276" w:lineRule="auto"/>
              <w:jc w:val="center"/>
              <w:rPr>
                <w:lang w:val="vi-VN"/>
              </w:rPr>
            </w:pPr>
          </w:p>
        </w:tc>
        <w:tc>
          <w:tcPr>
            <w:tcW w:w="2016" w:type="dxa"/>
            <w:shd w:val="clear" w:color="auto" w:fill="F9FBFD"/>
            <w:tcMar>
              <w:top w:w="70" w:type="dxa"/>
              <w:left w:w="90" w:type="dxa"/>
              <w:bottom w:w="70" w:type="dxa"/>
              <w:right w:w="90" w:type="dxa"/>
            </w:tcMar>
          </w:tcPr>
          <w:p w14:paraId="47521432" w14:textId="77777777" w:rsidR="004875AD" w:rsidRPr="000A7FA1" w:rsidRDefault="004875AD">
            <w:pPr>
              <w:spacing w:after="0" w:line="276" w:lineRule="auto"/>
              <w:jc w:val="left"/>
              <w:rPr>
                <w:lang w:val="vi-VN"/>
              </w:rPr>
            </w:pPr>
          </w:p>
        </w:tc>
        <w:tc>
          <w:tcPr>
            <w:tcW w:w="3312" w:type="dxa"/>
            <w:shd w:val="clear" w:color="auto" w:fill="F9FBFD"/>
            <w:tcMar>
              <w:top w:w="70" w:type="dxa"/>
              <w:left w:w="90" w:type="dxa"/>
              <w:bottom w:w="70" w:type="dxa"/>
              <w:right w:w="90" w:type="dxa"/>
            </w:tcMar>
          </w:tcPr>
          <w:p w14:paraId="32DD8CDE" w14:textId="77777777" w:rsidR="004875AD" w:rsidRPr="000A7FA1" w:rsidRDefault="00A57645">
            <w:pPr>
              <w:spacing w:after="0" w:line="276" w:lineRule="auto"/>
              <w:jc w:val="left"/>
              <w:rPr>
                <w:lang w:val="vi-VN"/>
              </w:rPr>
            </w:pPr>
            <w:r>
              <w:rPr>
                <w:sz w:val="19"/>
                <w:lang w:val="vi-VN"/>
              </w:rPr>
              <w:t>Phân quyền tối thiểu (Least Privilege); Lấy lại thông tin xác thực an toàn; Đăng xuất sẵn sàng; Quản lý phiên &amp; Timeout.</w:t>
            </w:r>
          </w:p>
        </w:tc>
        <w:tc>
          <w:tcPr>
            <w:tcW w:w="1080" w:type="dxa"/>
            <w:shd w:val="clear" w:color="auto" w:fill="F9FBFD"/>
            <w:tcMar>
              <w:top w:w="70" w:type="dxa"/>
              <w:left w:w="90" w:type="dxa"/>
              <w:bottom w:w="70" w:type="dxa"/>
              <w:right w:w="90" w:type="dxa"/>
            </w:tcMar>
          </w:tcPr>
          <w:p w14:paraId="7871FE28"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483038BF" w14:textId="77777777" w:rsidR="004875AD" w:rsidRPr="000A7FA1" w:rsidRDefault="00A57645">
            <w:pPr>
              <w:spacing w:after="0" w:line="276" w:lineRule="auto"/>
              <w:jc w:val="left"/>
              <w:rPr>
                <w:lang w:val="vi-VN"/>
              </w:rPr>
            </w:pPr>
            <w:r>
              <w:rPr>
                <w:sz w:val="19"/>
                <w:lang w:val="vi-VN"/>
              </w:rPr>
              <w:t>Kiểm soát truy cập nghiêm ngặt; Timeout phiên tự động sau 15 phút không hoạt động; hủy token phiên ngay khi đăng xuất.</w:t>
            </w:r>
          </w:p>
        </w:tc>
      </w:tr>
      <w:tr w:rsidR="004875AD" w:rsidRPr="000A7FA1" w14:paraId="43A90FE5" w14:textId="77777777" w:rsidTr="4EE489EC">
        <w:trPr>
          <w:cantSplit/>
          <w:jc w:val="center"/>
        </w:trPr>
        <w:tc>
          <w:tcPr>
            <w:tcW w:w="648" w:type="dxa"/>
            <w:shd w:val="clear" w:color="auto" w:fill="FFFFFF" w:themeFill="background1"/>
            <w:tcMar>
              <w:top w:w="70" w:type="dxa"/>
              <w:left w:w="90" w:type="dxa"/>
              <w:bottom w:w="70" w:type="dxa"/>
              <w:right w:w="90" w:type="dxa"/>
            </w:tcMar>
          </w:tcPr>
          <w:p w14:paraId="2EBE01D9" w14:textId="77777777" w:rsidR="004875AD" w:rsidRPr="000A7FA1" w:rsidRDefault="00A57645">
            <w:pPr>
              <w:spacing w:after="0" w:line="276" w:lineRule="auto"/>
              <w:jc w:val="center"/>
              <w:rPr>
                <w:lang w:val="vi-VN"/>
              </w:rPr>
            </w:pPr>
            <w:r>
              <w:rPr>
                <w:b/>
                <w:sz w:val="19"/>
                <w:lang w:val="vi-VN"/>
              </w:rPr>
              <w:t>8</w:t>
            </w:r>
          </w:p>
        </w:tc>
        <w:tc>
          <w:tcPr>
            <w:tcW w:w="2016" w:type="dxa"/>
            <w:shd w:val="clear" w:color="auto" w:fill="FFFFFF" w:themeFill="background1"/>
            <w:tcMar>
              <w:top w:w="70" w:type="dxa"/>
              <w:left w:w="90" w:type="dxa"/>
              <w:bottom w:w="70" w:type="dxa"/>
              <w:right w:w="90" w:type="dxa"/>
            </w:tcMar>
          </w:tcPr>
          <w:p w14:paraId="4A59BCDF" w14:textId="77777777" w:rsidR="004875AD" w:rsidRPr="000A7FA1" w:rsidRDefault="00A57645">
            <w:pPr>
              <w:spacing w:after="0" w:line="276" w:lineRule="auto"/>
              <w:jc w:val="left"/>
              <w:rPr>
                <w:lang w:val="vi-VN"/>
              </w:rPr>
            </w:pPr>
            <w:r>
              <w:rPr>
                <w:sz w:val="19"/>
                <w:lang w:val="vi-VN"/>
              </w:rPr>
              <w:t>An toàn thao tác nghiệp vụ</w:t>
            </w:r>
          </w:p>
        </w:tc>
        <w:tc>
          <w:tcPr>
            <w:tcW w:w="3312" w:type="dxa"/>
            <w:shd w:val="clear" w:color="auto" w:fill="FFFFFF" w:themeFill="background1"/>
            <w:tcMar>
              <w:top w:w="70" w:type="dxa"/>
              <w:left w:w="90" w:type="dxa"/>
              <w:bottom w:w="70" w:type="dxa"/>
              <w:right w:w="90" w:type="dxa"/>
            </w:tcMar>
          </w:tcPr>
          <w:p w14:paraId="6FAF8516" w14:textId="77777777" w:rsidR="004875AD" w:rsidRPr="000A7FA1" w:rsidRDefault="00A57645">
            <w:pPr>
              <w:spacing w:after="0" w:line="276" w:lineRule="auto"/>
              <w:jc w:val="left"/>
              <w:rPr>
                <w:lang w:val="vi-VN"/>
              </w:rPr>
            </w:pPr>
            <w:r>
              <w:rPr>
                <w:sz w:val="19"/>
                <w:lang w:val="vi-VN"/>
              </w:rPr>
              <w:t>Xác thực/phê duyệt cần thiết đối với các thao tác kiểm soát, quan trọng.</w:t>
            </w:r>
          </w:p>
        </w:tc>
        <w:tc>
          <w:tcPr>
            <w:tcW w:w="1080" w:type="dxa"/>
            <w:shd w:val="clear" w:color="auto" w:fill="FFFFFF" w:themeFill="background1"/>
            <w:tcMar>
              <w:top w:w="70" w:type="dxa"/>
              <w:left w:w="90" w:type="dxa"/>
              <w:bottom w:w="70" w:type="dxa"/>
              <w:right w:w="90" w:type="dxa"/>
            </w:tcMar>
          </w:tcPr>
          <w:p w14:paraId="3B91812C"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FFFFF" w:themeFill="background1"/>
            <w:tcMar>
              <w:top w:w="70" w:type="dxa"/>
              <w:left w:w="90" w:type="dxa"/>
              <w:bottom w:w="70" w:type="dxa"/>
              <w:right w:w="90" w:type="dxa"/>
            </w:tcMar>
          </w:tcPr>
          <w:p w14:paraId="58154947" w14:textId="77777777" w:rsidR="004875AD" w:rsidRPr="000A7FA1" w:rsidRDefault="00A57645">
            <w:pPr>
              <w:spacing w:after="0" w:line="276" w:lineRule="auto"/>
              <w:jc w:val="left"/>
              <w:rPr>
                <w:lang w:val="vi-VN"/>
              </w:rPr>
            </w:pPr>
            <w:r>
              <w:rPr>
                <w:sz w:val="19"/>
                <w:lang w:val="vi-VN"/>
              </w:rPr>
              <w:t>Áp dụng cơ chế phê duyệt 4 mắt (Maker-Checker) đối với các thao tác cốt tử: Khóa sổ cổ đông, Chốt kiểm tra tư cách, Công bố kết quả.</w:t>
            </w:r>
          </w:p>
        </w:tc>
      </w:tr>
      <w:tr w:rsidR="004875AD" w:rsidRPr="000A7FA1" w14:paraId="28FAC568" w14:textId="77777777" w:rsidTr="4EE489EC">
        <w:trPr>
          <w:cantSplit/>
          <w:jc w:val="center"/>
        </w:trPr>
        <w:tc>
          <w:tcPr>
            <w:tcW w:w="648" w:type="dxa"/>
            <w:shd w:val="clear" w:color="auto" w:fill="F9FBFD"/>
            <w:tcMar>
              <w:top w:w="70" w:type="dxa"/>
              <w:left w:w="90" w:type="dxa"/>
              <w:bottom w:w="70" w:type="dxa"/>
              <w:right w:w="90" w:type="dxa"/>
            </w:tcMar>
          </w:tcPr>
          <w:p w14:paraId="47D39BA2" w14:textId="77777777" w:rsidR="004875AD" w:rsidRPr="000A7FA1" w:rsidRDefault="00A57645">
            <w:pPr>
              <w:spacing w:after="0" w:line="276" w:lineRule="auto"/>
              <w:jc w:val="center"/>
              <w:rPr>
                <w:lang w:val="vi-VN"/>
              </w:rPr>
            </w:pPr>
            <w:r>
              <w:rPr>
                <w:b/>
                <w:sz w:val="19"/>
                <w:lang w:val="vi-VN"/>
              </w:rPr>
              <w:t>9</w:t>
            </w:r>
          </w:p>
        </w:tc>
        <w:tc>
          <w:tcPr>
            <w:tcW w:w="2016" w:type="dxa"/>
            <w:shd w:val="clear" w:color="auto" w:fill="F9FBFD"/>
            <w:tcMar>
              <w:top w:w="70" w:type="dxa"/>
              <w:left w:w="90" w:type="dxa"/>
              <w:bottom w:w="70" w:type="dxa"/>
              <w:right w:w="90" w:type="dxa"/>
            </w:tcMar>
          </w:tcPr>
          <w:p w14:paraId="1C066EB8" w14:textId="77777777" w:rsidR="004875AD" w:rsidRPr="000A7FA1" w:rsidRDefault="00A57645">
            <w:pPr>
              <w:spacing w:after="0" w:line="276" w:lineRule="auto"/>
              <w:jc w:val="left"/>
              <w:rPr>
                <w:lang w:val="vi-VN"/>
              </w:rPr>
            </w:pPr>
            <w:r>
              <w:rPr>
                <w:sz w:val="19"/>
                <w:lang w:val="vi-VN"/>
              </w:rPr>
              <w:t>Nhật ký hệ thống (Audit Trail)</w:t>
            </w:r>
          </w:p>
        </w:tc>
        <w:tc>
          <w:tcPr>
            <w:tcW w:w="3312" w:type="dxa"/>
            <w:shd w:val="clear" w:color="auto" w:fill="F9FBFD"/>
            <w:tcMar>
              <w:top w:w="70" w:type="dxa"/>
              <w:left w:w="90" w:type="dxa"/>
              <w:bottom w:w="70" w:type="dxa"/>
              <w:right w:w="90" w:type="dxa"/>
            </w:tcMar>
          </w:tcPr>
          <w:p w14:paraId="3DD24CA8" w14:textId="77777777" w:rsidR="004875AD" w:rsidRPr="000A7FA1" w:rsidRDefault="00A57645">
            <w:pPr>
              <w:spacing w:after="0" w:line="276" w:lineRule="auto"/>
              <w:jc w:val="left"/>
              <w:rPr>
                <w:lang w:val="vi-VN"/>
              </w:rPr>
            </w:pPr>
            <w:r>
              <w:rPr>
                <w:sz w:val="19"/>
                <w:lang w:val="vi-VN"/>
              </w:rPr>
              <w:t>Ghi nhận, lưu vết tin cậy, toàn vẹn: Đối tượng, thời gian, loại thao tác, kết quả.</w:t>
            </w:r>
          </w:p>
        </w:tc>
        <w:tc>
          <w:tcPr>
            <w:tcW w:w="1080" w:type="dxa"/>
            <w:shd w:val="clear" w:color="auto" w:fill="F9FBFD"/>
            <w:tcMar>
              <w:top w:w="70" w:type="dxa"/>
              <w:left w:w="90" w:type="dxa"/>
              <w:bottom w:w="70" w:type="dxa"/>
              <w:right w:w="90" w:type="dxa"/>
            </w:tcMar>
          </w:tcPr>
          <w:p w14:paraId="47D38B45" w14:textId="77777777" w:rsidR="004875AD" w:rsidRPr="000A7FA1" w:rsidRDefault="00A57645">
            <w:pPr>
              <w:spacing w:after="0" w:line="276" w:lineRule="auto"/>
              <w:jc w:val="center"/>
              <w:rPr>
                <w:lang w:val="vi-VN"/>
              </w:rPr>
            </w:pPr>
            <w:r>
              <w:rPr>
                <w:b/>
                <w:color w:val="007A2E"/>
                <w:sz w:val="19"/>
                <w:lang w:val="vi-VN"/>
              </w:rPr>
              <w:t>Sẵn sàng (S)</w:t>
            </w:r>
          </w:p>
        </w:tc>
        <w:tc>
          <w:tcPr>
            <w:tcW w:w="2592" w:type="dxa"/>
            <w:shd w:val="clear" w:color="auto" w:fill="F9FBFD"/>
            <w:tcMar>
              <w:top w:w="70" w:type="dxa"/>
              <w:left w:w="90" w:type="dxa"/>
              <w:bottom w:w="70" w:type="dxa"/>
              <w:right w:w="90" w:type="dxa"/>
            </w:tcMar>
          </w:tcPr>
          <w:p w14:paraId="19929F6D" w14:textId="77777777" w:rsidR="004875AD" w:rsidRPr="000A7FA1" w:rsidRDefault="00A57645">
            <w:pPr>
              <w:spacing w:after="0" w:line="276" w:lineRule="auto"/>
              <w:jc w:val="left"/>
              <w:rPr>
                <w:lang w:val="vi-VN"/>
              </w:rPr>
            </w:pPr>
            <w:r>
              <w:rPr>
                <w:sz w:val="19"/>
                <w:lang w:val="vi-VN"/>
              </w:rPr>
              <w:t>Hệ thống Audit Log độc lập, áp dụng cơ chế băm chuỗi khối (Chained Hash) chống chỉnh sửa nhật ký bởi bất kỳ ai.</w:t>
            </w:r>
          </w:p>
        </w:tc>
      </w:tr>
    </w:tbl>
    <w:p w14:paraId="3773F216" w14:textId="77777777" w:rsidR="004875AD" w:rsidRPr="000A7FA1" w:rsidRDefault="004875AD">
      <w:pPr>
        <w:spacing w:after="80"/>
        <w:rPr>
          <w:lang w:val="vi-VN"/>
        </w:rPr>
      </w:pPr>
    </w:p>
    <w:p w14:paraId="761AFE85" w14:textId="77777777" w:rsidR="004875AD" w:rsidRPr="000A7FA1" w:rsidRDefault="00A57645">
      <w:pPr>
        <w:rPr>
          <w:lang w:val="vi-VN"/>
        </w:rPr>
      </w:pPr>
      <w:r>
        <w:rPr>
          <w:lang w:val="vi-VN"/>
        </w:rPr>
        <w:br w:type="page"/>
      </w:r>
    </w:p>
    <w:p w14:paraId="04A32DEE" w14:textId="77777777" w:rsidR="004875AD" w:rsidRPr="000A7FA1" w:rsidRDefault="00A57645">
      <w:pPr>
        <w:pStyle w:val="Heading1"/>
        <w:rPr>
          <w:lang w:val="vi-VN"/>
        </w:rPr>
      </w:pPr>
      <w:r>
        <w:rPr>
          <w:lang w:val="vi-VN"/>
        </w:rPr>
        <w:lastRenderedPageBreak/>
        <w:t>PHẦN IV: MÔ HÌNH KIẾN TRÚC HỆ THỐNG VÀ PHƯƠNG ÁN KỸ THUẬT CHỊU TẢI CAO</w:t>
      </w:r>
    </w:p>
    <w:p w14:paraId="0325AF73" w14:textId="77777777" w:rsidR="004875AD" w:rsidRPr="000A7FA1" w:rsidRDefault="00A57645">
      <w:pPr>
        <w:pStyle w:val="Heading2"/>
        <w:rPr>
          <w:lang w:val="vi-VN"/>
        </w:rPr>
      </w:pPr>
      <w:r>
        <w:rPr>
          <w:lang w:val="vi-VN"/>
        </w:rPr>
        <w:t>4.1. Kiến trúc phân tầng chuẩn doanh nghiệp (3-Tier Enterprise Architecture)</w:t>
      </w:r>
    </w:p>
    <w:p w14:paraId="57C873CA" w14:textId="77777777" w:rsidR="004875AD" w:rsidRPr="000A7FA1" w:rsidRDefault="00A57645">
      <w:pPr>
        <w:rPr>
          <w:lang w:val="vi-VN"/>
        </w:rPr>
      </w:pPr>
      <w:r>
        <w:rPr>
          <w:lang w:val="vi-VN"/>
        </w:rPr>
        <w:t>Hệ thống Easy SMS được xây dựng trên nền tảng kiến trúc phân tầng chuẩn mực, đảm bảo tính mô-đun hóa, khả năng mở rộng không giới hạn và bảo mật tuyệt đối:</w:t>
      </w:r>
    </w:p>
    <w:p w14:paraId="400F023F" w14:textId="3C0BE823" w:rsidR="004875AD" w:rsidRPr="000A7FA1" w:rsidRDefault="00A57645">
      <w:pPr>
        <w:spacing w:after="80"/>
        <w:ind w:left="288"/>
        <w:rPr>
          <w:lang w:val="vi-VN"/>
        </w:rPr>
      </w:pPr>
      <w:r>
        <w:rPr>
          <w:b/>
          <w:color w:val="003366"/>
          <w:lang w:val="vi-VN"/>
        </w:rPr>
        <w:t xml:space="preserve">• Tầng Trình diễn (Presentation Layer): </w:t>
      </w:r>
      <w:r>
        <w:rPr>
          <w:lang w:val="vi-VN"/>
        </w:rPr>
        <w:t>Bao gồm Cổng Cổ đông (Shareholder Portal) và Cổng Quản trị (Admin Portal). Được phát triển bằng công nghệ Single Page Application (</w:t>
      </w:r>
      <w:r>
        <w:t>Angular</w:t>
      </w:r>
      <w:r>
        <w:rPr>
          <w:lang w:val="vi-VN"/>
        </w:rPr>
        <w:t>, HTML5, CSS3), giao diện phản hồi linh hoạt (Responsive) trên PC, Laptop, iPad và Thiết bị di động. Giao diện Cổ đông được tối ưu hóa tải trang dưới 1.5 giây thông qua cơ chế CDN và nén tài nguyên tối tân.</w:t>
      </w:r>
    </w:p>
    <w:p w14:paraId="1AD61104" w14:textId="77777777" w:rsidR="004875AD" w:rsidRPr="000A7FA1" w:rsidRDefault="00A57645">
      <w:pPr>
        <w:spacing w:after="80"/>
        <w:ind w:left="288"/>
        <w:rPr>
          <w:lang w:val="vi-VN"/>
        </w:rPr>
      </w:pPr>
      <w:r>
        <w:rPr>
          <w:b/>
          <w:color w:val="003366"/>
          <w:lang w:val="vi-VN"/>
        </w:rPr>
        <w:t xml:space="preserve">• Tầng Ứng dụng &amp; Dịch vụ (Application / Business Logic Layer): </w:t>
      </w:r>
      <w:r>
        <w:rPr>
          <w:lang w:val="vi-VN"/>
        </w:rPr>
        <w:t>Được thiết kế theo mô hình Microservices không trạng thái (Stateless Services), triển khai dưới dạng Container (Docker/Kubernetes). Tầng này xử lý toàn bộ nghiệp vụ kiểm tra tư cách cổ đông, xác thực danh tính, phân quyền, tính toán biểu quyết và thuật toán bầu dồn phiếu.</w:t>
      </w:r>
    </w:p>
    <w:p w14:paraId="21579009" w14:textId="28BDF04C" w:rsidR="004875AD" w:rsidRPr="000A7FA1" w:rsidRDefault="00A57645">
      <w:pPr>
        <w:spacing w:after="80"/>
        <w:ind w:left="288"/>
        <w:rPr>
          <w:lang w:val="vi-VN"/>
        </w:rPr>
      </w:pPr>
      <w:r>
        <w:rPr>
          <w:b/>
          <w:color w:val="003366"/>
          <w:lang w:val="vi-VN"/>
        </w:rPr>
        <w:t xml:space="preserve">• Tầng Dữ liệu &amp; Lưu trữ (Database &amp; Caching Layer): </w:t>
      </w:r>
      <w:r>
        <w:rPr>
          <w:lang w:val="vi-VN"/>
        </w:rPr>
        <w:t>Sử dụng Cơ sở dữ liệu quan hệ mạnh mẽ PostgreSQL phục vụ lưu trữ giao dịch có tính toàn vẹn cao (ACID compliant); kết hợp cùng cụm In-Memory Cache (Redis Cluster) để phản hồi dữ liệu tức thời và hệ thống Object Storage (MinIO / S3) lưu trữ an toàn các văn bản, tài liệu, hình ảnh phiếu biểu quyết.</w:t>
      </w:r>
    </w:p>
    <w:p w14:paraId="373D6AFC" w14:textId="77777777" w:rsidR="004875AD" w:rsidRPr="000A7FA1" w:rsidRDefault="00A57645">
      <w:pPr>
        <w:pStyle w:val="Heading2"/>
        <w:rPr>
          <w:lang w:val="vi-VN"/>
        </w:rPr>
      </w:pPr>
      <w:r>
        <w:rPr>
          <w:lang w:val="vi-VN"/>
        </w:rPr>
        <w:t>4.2. Thiết kế phân tách logic và vật lý giữa Admin và Public Portal</w:t>
      </w:r>
    </w:p>
    <w:p w14:paraId="4A3E047D" w14:textId="77777777" w:rsidR="004875AD" w:rsidRPr="000A7FA1" w:rsidRDefault="00A57645">
      <w:pPr>
        <w:rPr>
          <w:lang w:val="vi-VN"/>
        </w:rPr>
      </w:pPr>
      <w:r>
        <w:rPr>
          <w:lang w:val="vi-VN"/>
        </w:rPr>
        <w:t>Để đáp ứng yêu cầu bảo mật khắt khe của MBS, hệ thống Easy SMS áp dụng nguyên tắc phân vùng mạng chuyên sâu (Network Segmentation):</w:t>
      </w:r>
    </w:p>
    <w:p w14:paraId="483EF911" w14:textId="77777777" w:rsidR="004875AD" w:rsidRPr="000A7FA1" w:rsidRDefault="00A57645">
      <w:pPr>
        <w:spacing w:after="80"/>
        <w:ind w:left="288"/>
        <w:rPr>
          <w:lang w:val="vi-VN"/>
        </w:rPr>
      </w:pPr>
      <w:r>
        <w:rPr>
          <w:b/>
          <w:color w:val="005599"/>
          <w:lang w:val="vi-VN"/>
        </w:rPr>
        <w:t xml:space="preserve">✔ Phân hệ Cổ đông (Public Facing): </w:t>
      </w:r>
      <w:r>
        <w:rPr>
          <w:lang w:val="vi-VN"/>
        </w:rPr>
        <w:t>Đặt tại vùng mạng phi quân sự (DMZ - Demilitarized Zone), bảo vệ bởi Tường lửa ứng dụng web (WAF) và hệ thống phát hiện/ngăn chặn xâm nhập (IPS/IDS). Cổ đông truy cập qua đường truyền HTTPS mã hóa TLS 1.3.</w:t>
      </w:r>
    </w:p>
    <w:p w14:paraId="32E5C9DB" w14:textId="77777777" w:rsidR="004875AD" w:rsidRPr="000A7FA1" w:rsidRDefault="00A57645">
      <w:pPr>
        <w:spacing w:after="80"/>
        <w:ind w:left="288"/>
        <w:rPr>
          <w:lang w:val="vi-VN"/>
        </w:rPr>
      </w:pPr>
      <w:r>
        <w:rPr>
          <w:b/>
          <w:color w:val="005599"/>
          <w:lang w:val="vi-VN"/>
        </w:rPr>
        <w:t xml:space="preserve">✔ Phân hệ Quản trị (Admin Internal): </w:t>
      </w:r>
      <w:r>
        <w:rPr>
          <w:lang w:val="vi-VN"/>
        </w:rPr>
        <w:t>Tách biệt logic hoàn toàn khỏi Cổng Cổ đông; đặt trong phân vùng mạng nội bộ (Secure Internal Network) của MBS. Quản trị viên chỉ có thể truy cập qua VPN chuyên dụng hoặc mạng LAN nội bộ tại hội sở MBS, bắt buộc xác thực 2 yếu tố (2FA).</w:t>
      </w:r>
    </w:p>
    <w:p w14:paraId="347DB7BE" w14:textId="77777777" w:rsidR="004875AD" w:rsidRPr="000A7FA1" w:rsidRDefault="00A57645">
      <w:pPr>
        <w:spacing w:after="80"/>
        <w:ind w:left="288"/>
        <w:rPr>
          <w:lang w:val="vi-VN"/>
        </w:rPr>
      </w:pPr>
      <w:r>
        <w:rPr>
          <w:b/>
          <w:color w:val="005599"/>
          <w:lang w:val="vi-VN"/>
        </w:rPr>
        <w:t xml:space="preserve">✔ Cách ly cơ sở dữ liệu: </w:t>
      </w:r>
      <w:r>
        <w:rPr>
          <w:lang w:val="vi-VN"/>
        </w:rPr>
        <w:t>Cơ sở dữ liệu đặt tại vùng mạng Database Private Network, tuyệt đối không mở kết nối trực tiếp ra Internet. Mọi thao tác truy xuất dữ liệu từ bên ngoài đều phải thông qua các API Gateway trung gian có xác thực ký điện tử.</w:t>
      </w:r>
    </w:p>
    <w:p w14:paraId="55FEBE0D" w14:textId="77777777" w:rsidR="004875AD" w:rsidRPr="000A7FA1" w:rsidRDefault="00A57645">
      <w:pPr>
        <w:pStyle w:val="Heading2"/>
        <w:rPr>
          <w:lang w:val="vi-VN"/>
        </w:rPr>
      </w:pPr>
      <w:r>
        <w:rPr>
          <w:lang w:val="vi-VN"/>
        </w:rPr>
        <w:lastRenderedPageBreak/>
        <w:t>4.3. Phương án xử lý tải cao và bùng nổ giao dịch (High Concurrency &amp; Bursts)</w:t>
      </w:r>
    </w:p>
    <w:p w14:paraId="28CDE43F" w14:textId="77777777" w:rsidR="004875AD" w:rsidRPr="000A7FA1" w:rsidRDefault="00A57645">
      <w:pPr>
        <w:rPr>
          <w:lang w:val="vi-VN"/>
        </w:rPr>
      </w:pPr>
      <w:r>
        <w:rPr>
          <w:lang w:val="vi-VN"/>
        </w:rPr>
        <w:t>Một trong những thách thức lớn nhất của các kỳ ĐHĐCĐ trực tuyến là hiện tượng thắt cổ chai khi hàng ngàn cổ đông cùng đăng nhập trong 5 phút đầu khai mạc hoặc cùng bấm nút biểu quyết trong khoảng thời gian 30 - 60 giây. Easy SMS giải quyết triệt để bài toán này bằng kiến trúc xử lý bùng nổ thông minh:</w:t>
      </w:r>
    </w:p>
    <w:p w14:paraId="7DBA1176" w14:textId="77777777" w:rsidR="004875AD" w:rsidRPr="000A7FA1" w:rsidRDefault="00A57645">
      <w:pPr>
        <w:spacing w:after="80"/>
        <w:ind w:left="288"/>
        <w:rPr>
          <w:lang w:val="vi-VN"/>
        </w:rPr>
      </w:pPr>
      <w:r>
        <w:rPr>
          <w:b/>
          <w:color w:val="003366"/>
          <w:lang w:val="vi-VN"/>
        </w:rPr>
        <w:t xml:space="preserve">★ Cơ chế phân tải hàng đợi phi đồng bộ (Message Queue / Kafka / RabbitMQ): </w:t>
      </w:r>
      <w:r>
        <w:rPr>
          <w:lang w:val="vi-VN"/>
        </w:rPr>
        <w:t>Khi cổ đông gửi phiếu biểu quyết, API máy chủ không ghi trực tiếp vào Database mà ngay lập tức đẩy giao dịch vào Hàng đợi thông điệp (Message Queue) được phân vùng (Partitioned Queue). Nhờ đó, thời gian phản hồi cho cổ đông (Vote API) chỉ mất chưa đầy 0.5 giây. Hệ thống worker phía sau sẽ xử lý rút dữ liệu từ hàng đợi và ghi vào Database theo lô (Batch Processing), loại trừ nguy cơ nghẽn I/O cơ sở dữ liệu.</w:t>
      </w:r>
    </w:p>
    <w:p w14:paraId="663CCE21" w14:textId="77777777" w:rsidR="004875AD" w:rsidRPr="000A7FA1" w:rsidRDefault="00A57645">
      <w:pPr>
        <w:spacing w:after="80"/>
        <w:ind w:left="288"/>
        <w:rPr>
          <w:lang w:val="vi-VN"/>
        </w:rPr>
      </w:pPr>
      <w:r>
        <w:rPr>
          <w:b/>
          <w:color w:val="003366"/>
          <w:lang w:val="vi-VN"/>
        </w:rPr>
        <w:t xml:space="preserve">★ Cụm cân bằng tải đa tầng (Multi-tier Load Balancing): </w:t>
      </w:r>
      <w:r>
        <w:rPr>
          <w:lang w:val="vi-VN"/>
        </w:rPr>
        <w:t>Phân phối tải thông minh qua Nginx Plus / HAProxy kết hợp cơ chế kiểm tra sức khỏe máy chủ (Health Check) liên tục. Khi tải tăng vượt ngưỡng 70% CPU, cơ chế Auto-Scaling sẽ tự động kích hoạt thêm các Node ứng dụng mới trong vòng 60 giây.</w:t>
      </w:r>
    </w:p>
    <w:p w14:paraId="45BCC857" w14:textId="77777777" w:rsidR="004875AD" w:rsidRPr="000A7FA1" w:rsidRDefault="00A57645">
      <w:pPr>
        <w:spacing w:after="80"/>
        <w:ind w:left="288"/>
        <w:rPr>
          <w:lang w:val="vi-VN"/>
        </w:rPr>
      </w:pPr>
      <w:r>
        <w:rPr>
          <w:b/>
          <w:color w:val="003366"/>
          <w:lang w:val="vi-VN"/>
        </w:rPr>
        <w:t xml:space="preserve">★ Cam kết các chỉ số hiệu năng (SLA Performance Metrics): </w:t>
      </w:r>
      <w:r>
        <w:rPr>
          <w:lang w:val="vi-VN"/>
        </w:rPr>
        <w:t>Easy SMS cam kết đáp ứng vượt mức toàn bộ các tiêu chí kỹ thuật do MBS đề ra:</w:t>
      </w:r>
    </w:p>
    <w:tbl>
      <w:tblPr>
        <w:tblW w:w="0" w:type="auto"/>
        <w:jc w:val="center"/>
        <w:tblBorders>
          <w:top w:val="single" w:sz="4" w:space="0" w:color="C0C0C0"/>
          <w:bottom w:val="single" w:sz="4" w:space="0" w:color="C0C0C0"/>
          <w:insideH w:val="single" w:sz="4" w:space="0" w:color="C0C0C0"/>
          <w:insideV w:val="single" w:sz="4" w:space="0" w:color="C0C0C0"/>
        </w:tblBorders>
        <w:tblLayout w:type="fixed"/>
        <w:tblLook w:val="04A0" w:firstRow="1" w:lastRow="0" w:firstColumn="1" w:lastColumn="0" w:noHBand="0" w:noVBand="1"/>
      </w:tblPr>
      <w:tblGrid>
        <w:gridCol w:w="2592"/>
        <w:gridCol w:w="2016"/>
        <w:gridCol w:w="2592"/>
        <w:gridCol w:w="2160"/>
      </w:tblGrid>
      <w:tr w:rsidR="004875AD" w:rsidRPr="000A7FA1" w14:paraId="11863614" w14:textId="77777777" w:rsidTr="79E4F2A7">
        <w:trPr>
          <w:cantSplit/>
          <w:trHeight w:val="675"/>
          <w:tblHeader/>
          <w:jc w:val="center"/>
        </w:trPr>
        <w:tc>
          <w:tcPr>
            <w:tcW w:w="2592" w:type="dxa"/>
            <w:shd w:val="clear" w:color="auto" w:fill="003366"/>
            <w:tcMar>
              <w:top w:w="100" w:type="dxa"/>
              <w:left w:w="100" w:type="dxa"/>
              <w:bottom w:w="100" w:type="dxa"/>
              <w:right w:w="100" w:type="dxa"/>
            </w:tcMar>
            <w:vAlign w:val="center"/>
          </w:tcPr>
          <w:p w14:paraId="765E9136" w14:textId="77777777" w:rsidR="004875AD" w:rsidRPr="000A7FA1" w:rsidRDefault="00A57645">
            <w:pPr>
              <w:spacing w:after="0" w:line="276" w:lineRule="auto"/>
              <w:jc w:val="center"/>
              <w:rPr>
                <w:lang w:val="vi-VN"/>
              </w:rPr>
            </w:pPr>
            <w:r>
              <w:rPr>
                <w:b/>
                <w:color w:val="FFFFFF"/>
                <w:sz w:val="20"/>
                <w:lang w:val="vi-VN"/>
              </w:rPr>
              <w:t>Chỉ số hiệu năng (KPI)</w:t>
            </w:r>
          </w:p>
        </w:tc>
        <w:tc>
          <w:tcPr>
            <w:tcW w:w="2016" w:type="dxa"/>
            <w:shd w:val="clear" w:color="auto" w:fill="003366"/>
            <w:tcMar>
              <w:top w:w="100" w:type="dxa"/>
              <w:left w:w="100" w:type="dxa"/>
              <w:bottom w:w="100" w:type="dxa"/>
              <w:right w:w="100" w:type="dxa"/>
            </w:tcMar>
            <w:vAlign w:val="center"/>
          </w:tcPr>
          <w:p w14:paraId="24F5BC21" w14:textId="77777777" w:rsidR="004875AD" w:rsidRPr="000A7FA1" w:rsidRDefault="00A57645">
            <w:pPr>
              <w:spacing w:after="0" w:line="276" w:lineRule="auto"/>
              <w:jc w:val="center"/>
              <w:rPr>
                <w:lang w:val="vi-VN"/>
              </w:rPr>
            </w:pPr>
            <w:r>
              <w:rPr>
                <w:b/>
                <w:color w:val="FFFFFF"/>
                <w:sz w:val="20"/>
                <w:lang w:val="vi-VN"/>
              </w:rPr>
              <w:t>Yêu cầu của MBS</w:t>
            </w:r>
          </w:p>
        </w:tc>
        <w:tc>
          <w:tcPr>
            <w:tcW w:w="2592" w:type="dxa"/>
            <w:shd w:val="clear" w:color="auto" w:fill="003366"/>
            <w:tcMar>
              <w:top w:w="100" w:type="dxa"/>
              <w:left w:w="100" w:type="dxa"/>
              <w:bottom w:w="100" w:type="dxa"/>
              <w:right w:w="100" w:type="dxa"/>
            </w:tcMar>
            <w:vAlign w:val="center"/>
          </w:tcPr>
          <w:p w14:paraId="023F0D0B" w14:textId="77777777" w:rsidR="004875AD" w:rsidRPr="000A7FA1" w:rsidRDefault="00A57645">
            <w:pPr>
              <w:spacing w:after="0" w:line="276" w:lineRule="auto"/>
              <w:jc w:val="center"/>
              <w:rPr>
                <w:lang w:val="vi-VN"/>
              </w:rPr>
            </w:pPr>
            <w:r>
              <w:rPr>
                <w:b/>
                <w:color w:val="FFFFFF"/>
                <w:sz w:val="20"/>
                <w:lang w:val="vi-VN"/>
              </w:rPr>
              <w:t>Khả năng đáp ứng của Easy SMS (EVOTEK)</w:t>
            </w:r>
          </w:p>
        </w:tc>
        <w:tc>
          <w:tcPr>
            <w:tcW w:w="2160" w:type="dxa"/>
            <w:shd w:val="clear" w:color="auto" w:fill="003366"/>
            <w:tcMar>
              <w:top w:w="100" w:type="dxa"/>
              <w:left w:w="100" w:type="dxa"/>
              <w:bottom w:w="100" w:type="dxa"/>
              <w:right w:w="100" w:type="dxa"/>
            </w:tcMar>
            <w:vAlign w:val="center"/>
          </w:tcPr>
          <w:p w14:paraId="47E4044F" w14:textId="77777777" w:rsidR="004875AD" w:rsidRPr="000A7FA1" w:rsidRDefault="00A57645">
            <w:pPr>
              <w:spacing w:after="0" w:line="276" w:lineRule="auto"/>
              <w:jc w:val="center"/>
              <w:rPr>
                <w:lang w:val="vi-VN"/>
              </w:rPr>
            </w:pPr>
            <w:r>
              <w:rPr>
                <w:b/>
                <w:color w:val="FFFFFF"/>
                <w:sz w:val="20"/>
                <w:lang w:val="vi-VN"/>
              </w:rPr>
              <w:t>Ghi chú kỹ thuật</w:t>
            </w:r>
          </w:p>
        </w:tc>
      </w:tr>
      <w:tr w:rsidR="004875AD" w:rsidRPr="000A7FA1" w14:paraId="19888F27" w14:textId="77777777" w:rsidTr="79E4F2A7">
        <w:trPr>
          <w:cantSplit/>
          <w:jc w:val="center"/>
        </w:trPr>
        <w:tc>
          <w:tcPr>
            <w:tcW w:w="2592" w:type="dxa"/>
            <w:shd w:val="clear" w:color="auto" w:fill="FFFFFF" w:themeFill="background1"/>
            <w:tcMar>
              <w:top w:w="70" w:type="dxa"/>
              <w:left w:w="90" w:type="dxa"/>
              <w:bottom w:w="70" w:type="dxa"/>
              <w:right w:w="90" w:type="dxa"/>
            </w:tcMar>
          </w:tcPr>
          <w:p w14:paraId="64D54C8B" w14:textId="77777777" w:rsidR="004875AD" w:rsidRPr="000A7FA1" w:rsidRDefault="00A57645">
            <w:pPr>
              <w:spacing w:after="0" w:line="276" w:lineRule="auto"/>
              <w:jc w:val="left"/>
              <w:rPr>
                <w:lang w:val="vi-VN"/>
              </w:rPr>
            </w:pPr>
            <w:r>
              <w:rPr>
                <w:b/>
                <w:sz w:val="19"/>
                <w:lang w:val="vi-VN"/>
              </w:rPr>
              <w:t>Số lượng người dùng đồng thời (Concurrent)</w:t>
            </w:r>
          </w:p>
        </w:tc>
        <w:tc>
          <w:tcPr>
            <w:tcW w:w="2016" w:type="dxa"/>
            <w:shd w:val="clear" w:color="auto" w:fill="FFFFFF" w:themeFill="background1"/>
            <w:tcMar>
              <w:top w:w="70" w:type="dxa"/>
              <w:left w:w="90" w:type="dxa"/>
              <w:bottom w:w="70" w:type="dxa"/>
              <w:right w:w="90" w:type="dxa"/>
            </w:tcMar>
          </w:tcPr>
          <w:p w14:paraId="65E661EF" w14:textId="77777777" w:rsidR="004875AD" w:rsidRPr="000A7FA1" w:rsidRDefault="00A57645">
            <w:pPr>
              <w:spacing w:after="0" w:line="276" w:lineRule="auto"/>
              <w:jc w:val="left"/>
              <w:rPr>
                <w:lang w:val="vi-VN"/>
              </w:rPr>
            </w:pPr>
            <w:r>
              <w:rPr>
                <w:sz w:val="19"/>
                <w:lang w:val="vi-VN"/>
              </w:rPr>
              <w:t>Tối thiểu 5.000 users</w:t>
            </w:r>
          </w:p>
        </w:tc>
        <w:tc>
          <w:tcPr>
            <w:tcW w:w="2592" w:type="dxa"/>
            <w:shd w:val="clear" w:color="auto" w:fill="FFFFFF" w:themeFill="background1"/>
            <w:tcMar>
              <w:top w:w="70" w:type="dxa"/>
              <w:left w:w="90" w:type="dxa"/>
              <w:bottom w:w="70" w:type="dxa"/>
              <w:right w:w="90" w:type="dxa"/>
            </w:tcMar>
          </w:tcPr>
          <w:p w14:paraId="52480E2D" w14:textId="77777777" w:rsidR="004875AD" w:rsidRPr="000A7FA1" w:rsidRDefault="00A57645">
            <w:pPr>
              <w:spacing w:after="0" w:line="276" w:lineRule="auto"/>
              <w:jc w:val="center"/>
              <w:rPr>
                <w:lang w:val="vi-VN"/>
              </w:rPr>
            </w:pPr>
            <w:r>
              <w:rPr>
                <w:sz w:val="19"/>
                <w:szCs w:val="19"/>
                <w:lang w:val="vi-VN"/>
              </w:rPr>
              <w:t xml:space="preserve">Đáp ứng </w:t>
            </w:r>
            <w:commentRangeStart w:id="54"/>
            <w:del w:id="55" w:author="Claude" w:date="2026-10-01T10:00:00Z">
              <w:r>
                <w:rPr>
                  <w:sz w:val="19"/>
                  <w:szCs w:val="19"/>
                  <w:lang w:val="vi-VN"/>
                </w:rPr>
                <w:delText>5</w:delText>
              </w:r>
            </w:del>
            <w:ins w:id="56" w:author="Claude" w:date="2026-10-01T10:00:00Z">
              <w:r>
                <w:rPr>
                  <w:sz w:val="19"/>
                  <w:szCs w:val="19"/>
                  <w:lang w:val="vi-VN"/>
                </w:rPr>
                <w:t>theo năng lực hạ tầng được cấu hình</w:t>
              </w:r>
            </w:ins>
            <w:commentRangeEnd w:id="54"/>
            <w:r>
              <w:rPr>
                <w:rStyle w:val="CommentReference"/>
                <w:sz w:val="19"/>
                <w:szCs w:val="19"/>
                <w:lang w:val="vi-VN"/>
              </w:rPr>
              <w:commentReference w:id="54"/>
            </w:r>
            <w:del w:id="57" w:author="Claude" w:date="2026-10-01T10:00:00Z">
              <w:r>
                <w:rPr>
                  <w:sz w:val="19"/>
                  <w:szCs w:val="19"/>
                  <w:lang w:val="vi-VN"/>
                </w:rPr>
                <w:delText>.000 - 10.000 users đồng thời</w:delText>
              </w:r>
            </w:del>
          </w:p>
        </w:tc>
        <w:tc>
          <w:tcPr>
            <w:tcW w:w="2160" w:type="dxa"/>
            <w:shd w:val="clear" w:color="auto" w:fill="FFFFFF" w:themeFill="background1"/>
            <w:tcMar>
              <w:top w:w="70" w:type="dxa"/>
              <w:left w:w="90" w:type="dxa"/>
              <w:bottom w:w="70" w:type="dxa"/>
              <w:right w:w="90" w:type="dxa"/>
            </w:tcMar>
          </w:tcPr>
          <w:p w14:paraId="3154B3F5" w14:textId="77777777" w:rsidR="004875AD" w:rsidRPr="000A7FA1" w:rsidRDefault="00A57645">
            <w:pPr>
              <w:spacing w:after="0" w:line="276" w:lineRule="auto"/>
              <w:jc w:val="left"/>
              <w:rPr>
                <w:lang w:val="vi-VN"/>
              </w:rPr>
            </w:pPr>
            <w:r>
              <w:rPr>
                <w:sz w:val="19"/>
                <w:lang w:val="vi-VN"/>
              </w:rPr>
              <w:t>Đã kiểm thử thực tế qua kịch bản Stress-test.</w:t>
            </w:r>
          </w:p>
        </w:tc>
      </w:tr>
      <w:tr w:rsidR="004875AD" w:rsidRPr="000A7FA1" w14:paraId="0ECCD6D4" w14:textId="77777777" w:rsidTr="79E4F2A7">
        <w:trPr>
          <w:cantSplit/>
          <w:jc w:val="center"/>
        </w:trPr>
        <w:tc>
          <w:tcPr>
            <w:tcW w:w="2592" w:type="dxa"/>
            <w:shd w:val="clear" w:color="auto" w:fill="F9FBFD"/>
            <w:tcMar>
              <w:top w:w="70" w:type="dxa"/>
              <w:left w:w="90" w:type="dxa"/>
              <w:bottom w:w="70" w:type="dxa"/>
              <w:right w:w="90" w:type="dxa"/>
            </w:tcMar>
          </w:tcPr>
          <w:p w14:paraId="26E89A25" w14:textId="77777777" w:rsidR="004875AD" w:rsidRPr="000A7FA1" w:rsidRDefault="00A57645">
            <w:pPr>
              <w:spacing w:after="0" w:line="276" w:lineRule="auto"/>
              <w:jc w:val="left"/>
              <w:rPr>
                <w:lang w:val="vi-VN"/>
              </w:rPr>
            </w:pPr>
            <w:r>
              <w:rPr>
                <w:b/>
                <w:sz w:val="19"/>
                <w:lang w:val="vi-VN"/>
              </w:rPr>
              <w:t>Khả năng mở rộng tối đa (Stress Test)</w:t>
            </w:r>
          </w:p>
        </w:tc>
        <w:tc>
          <w:tcPr>
            <w:tcW w:w="2016" w:type="dxa"/>
            <w:shd w:val="clear" w:color="auto" w:fill="F9FBFD"/>
            <w:tcMar>
              <w:top w:w="70" w:type="dxa"/>
              <w:left w:w="90" w:type="dxa"/>
              <w:bottom w:w="70" w:type="dxa"/>
              <w:right w:w="90" w:type="dxa"/>
            </w:tcMar>
          </w:tcPr>
          <w:p w14:paraId="446E4227" w14:textId="77777777" w:rsidR="004875AD" w:rsidRPr="000A7FA1" w:rsidRDefault="00A57645">
            <w:pPr>
              <w:spacing w:after="0" w:line="276" w:lineRule="auto"/>
              <w:jc w:val="left"/>
              <w:rPr>
                <w:lang w:val="vi-VN"/>
              </w:rPr>
            </w:pPr>
            <w:r>
              <w:rPr>
                <w:sz w:val="19"/>
                <w:lang w:val="vi-VN"/>
              </w:rPr>
              <w:t>7.500 - 10.000 users</w:t>
            </w:r>
          </w:p>
        </w:tc>
        <w:tc>
          <w:tcPr>
            <w:tcW w:w="2592" w:type="dxa"/>
            <w:shd w:val="clear" w:color="auto" w:fill="F9FBFD"/>
            <w:tcMar>
              <w:top w:w="70" w:type="dxa"/>
              <w:left w:w="90" w:type="dxa"/>
              <w:bottom w:w="70" w:type="dxa"/>
              <w:right w:w="90" w:type="dxa"/>
            </w:tcMar>
          </w:tcPr>
          <w:p w14:paraId="54EC9B4C" w14:textId="77777777" w:rsidR="004875AD" w:rsidRPr="000A7FA1" w:rsidRDefault="00A57645">
            <w:pPr>
              <w:spacing w:after="0" w:line="276" w:lineRule="auto"/>
              <w:jc w:val="center"/>
              <w:rPr>
                <w:lang w:val="vi-VN"/>
              </w:rPr>
            </w:pPr>
            <w:r>
              <w:rPr>
                <w:sz w:val="19"/>
                <w:lang w:val="vi-VN"/>
              </w:rPr>
              <w:t>Hỗ trợ tới 15.000 users đồng thời</w:t>
            </w:r>
          </w:p>
        </w:tc>
        <w:tc>
          <w:tcPr>
            <w:tcW w:w="2160" w:type="dxa"/>
            <w:shd w:val="clear" w:color="auto" w:fill="F9FBFD"/>
            <w:tcMar>
              <w:top w:w="70" w:type="dxa"/>
              <w:left w:w="90" w:type="dxa"/>
              <w:bottom w:w="70" w:type="dxa"/>
              <w:right w:w="90" w:type="dxa"/>
            </w:tcMar>
          </w:tcPr>
          <w:p w14:paraId="140E973E" w14:textId="77777777" w:rsidR="004875AD" w:rsidRPr="000A7FA1" w:rsidRDefault="00A57645">
            <w:pPr>
              <w:spacing w:after="0" w:line="276" w:lineRule="auto"/>
              <w:jc w:val="left"/>
              <w:rPr>
                <w:lang w:val="vi-VN"/>
              </w:rPr>
            </w:pPr>
            <w:r>
              <w:rPr>
                <w:sz w:val="19"/>
                <w:lang w:val="vi-VN"/>
              </w:rPr>
              <w:t>Kiến trúc Microservices Stateless mở rộng ngang.</w:t>
            </w:r>
          </w:p>
        </w:tc>
      </w:tr>
      <w:tr w:rsidR="004875AD" w:rsidRPr="000A7FA1" w14:paraId="4AC745B8" w14:textId="77777777" w:rsidTr="79E4F2A7">
        <w:trPr>
          <w:cantSplit/>
          <w:jc w:val="center"/>
        </w:trPr>
        <w:tc>
          <w:tcPr>
            <w:tcW w:w="2592" w:type="dxa"/>
            <w:shd w:val="clear" w:color="auto" w:fill="FFFFFF" w:themeFill="background1"/>
            <w:tcMar>
              <w:top w:w="70" w:type="dxa"/>
              <w:left w:w="90" w:type="dxa"/>
              <w:bottom w:w="70" w:type="dxa"/>
              <w:right w:w="90" w:type="dxa"/>
            </w:tcMar>
          </w:tcPr>
          <w:p w14:paraId="635A4A6C" w14:textId="77777777" w:rsidR="004875AD" w:rsidRPr="000A7FA1" w:rsidRDefault="00A57645">
            <w:pPr>
              <w:spacing w:after="0" w:line="276" w:lineRule="auto"/>
              <w:jc w:val="left"/>
              <w:rPr>
                <w:lang w:val="vi-VN"/>
              </w:rPr>
            </w:pPr>
            <w:r>
              <w:rPr>
                <w:b/>
                <w:sz w:val="19"/>
                <w:lang w:val="vi-VN"/>
              </w:rPr>
              <w:t>Đợt bùng nổ đăng nhập (Login Burst)</w:t>
            </w:r>
          </w:p>
        </w:tc>
        <w:tc>
          <w:tcPr>
            <w:tcW w:w="2016" w:type="dxa"/>
            <w:shd w:val="clear" w:color="auto" w:fill="FFFFFF" w:themeFill="background1"/>
            <w:tcMar>
              <w:top w:w="70" w:type="dxa"/>
              <w:left w:w="90" w:type="dxa"/>
              <w:bottom w:w="70" w:type="dxa"/>
              <w:right w:w="90" w:type="dxa"/>
            </w:tcMar>
          </w:tcPr>
          <w:p w14:paraId="19E5EF0C" w14:textId="77777777" w:rsidR="004875AD" w:rsidRPr="000A7FA1" w:rsidRDefault="00A57645">
            <w:pPr>
              <w:spacing w:after="0" w:line="276" w:lineRule="auto"/>
              <w:jc w:val="left"/>
              <w:rPr>
                <w:lang w:val="vi-VN"/>
              </w:rPr>
            </w:pPr>
            <w:r>
              <w:rPr>
                <w:sz w:val="19"/>
                <w:lang w:val="vi-VN"/>
              </w:rPr>
              <w:t>2.000 users / phút</w:t>
            </w:r>
          </w:p>
        </w:tc>
        <w:tc>
          <w:tcPr>
            <w:tcW w:w="2592" w:type="dxa"/>
            <w:shd w:val="clear" w:color="auto" w:fill="FFFFFF" w:themeFill="background1"/>
            <w:tcMar>
              <w:top w:w="70" w:type="dxa"/>
              <w:left w:w="90" w:type="dxa"/>
              <w:bottom w:w="70" w:type="dxa"/>
              <w:right w:w="90" w:type="dxa"/>
            </w:tcMar>
          </w:tcPr>
          <w:p w14:paraId="251062B9" w14:textId="77777777" w:rsidR="004875AD" w:rsidRPr="000A7FA1" w:rsidRDefault="00A57645">
            <w:pPr>
              <w:spacing w:after="0" w:line="276" w:lineRule="auto"/>
              <w:jc w:val="center"/>
              <w:rPr>
                <w:lang w:val="vi-VN"/>
              </w:rPr>
            </w:pPr>
            <w:r>
              <w:rPr>
                <w:sz w:val="19"/>
                <w:lang w:val="vi-VN"/>
              </w:rPr>
              <w:t>Đáp ứng tới 3.500 users / phút</w:t>
            </w:r>
          </w:p>
        </w:tc>
        <w:tc>
          <w:tcPr>
            <w:tcW w:w="2160" w:type="dxa"/>
            <w:shd w:val="clear" w:color="auto" w:fill="FFFFFF" w:themeFill="background1"/>
            <w:tcMar>
              <w:top w:w="70" w:type="dxa"/>
              <w:left w:w="90" w:type="dxa"/>
              <w:bottom w:w="70" w:type="dxa"/>
              <w:right w:w="90" w:type="dxa"/>
            </w:tcMar>
          </w:tcPr>
          <w:p w14:paraId="00A81200" w14:textId="77777777" w:rsidR="004875AD" w:rsidRPr="000A7FA1" w:rsidRDefault="00A57645">
            <w:pPr>
              <w:spacing w:after="0" w:line="276" w:lineRule="auto"/>
              <w:jc w:val="left"/>
              <w:rPr>
                <w:lang w:val="vi-VN"/>
              </w:rPr>
            </w:pPr>
            <w:r>
              <w:rPr>
                <w:sz w:val="19"/>
                <w:lang w:val="vi-VN"/>
              </w:rPr>
              <w:t>Bộ nhớ đệm Redis đệm trước thông tin cổ đông.</w:t>
            </w:r>
          </w:p>
        </w:tc>
      </w:tr>
      <w:tr w:rsidR="004875AD" w:rsidRPr="000A7FA1" w14:paraId="406E25AF" w14:textId="77777777" w:rsidTr="79E4F2A7">
        <w:trPr>
          <w:cantSplit/>
          <w:jc w:val="center"/>
        </w:trPr>
        <w:tc>
          <w:tcPr>
            <w:tcW w:w="2592" w:type="dxa"/>
            <w:shd w:val="clear" w:color="auto" w:fill="F9FBFD"/>
            <w:tcMar>
              <w:top w:w="70" w:type="dxa"/>
              <w:left w:w="90" w:type="dxa"/>
              <w:bottom w:w="70" w:type="dxa"/>
              <w:right w:w="90" w:type="dxa"/>
            </w:tcMar>
          </w:tcPr>
          <w:p w14:paraId="59CA74C4" w14:textId="77777777" w:rsidR="004875AD" w:rsidRPr="000A7FA1" w:rsidRDefault="00A57645">
            <w:pPr>
              <w:spacing w:after="0" w:line="276" w:lineRule="auto"/>
              <w:jc w:val="left"/>
              <w:rPr>
                <w:lang w:val="vi-VN"/>
              </w:rPr>
            </w:pPr>
            <w:r>
              <w:rPr>
                <w:b/>
                <w:sz w:val="19"/>
                <w:lang w:val="vi-VN"/>
              </w:rPr>
              <w:t>Đợt bùng nổ biểu quyết (Vote Burst)</w:t>
            </w:r>
          </w:p>
        </w:tc>
        <w:tc>
          <w:tcPr>
            <w:tcW w:w="2016" w:type="dxa"/>
            <w:shd w:val="clear" w:color="auto" w:fill="F9FBFD"/>
            <w:tcMar>
              <w:top w:w="70" w:type="dxa"/>
              <w:left w:w="90" w:type="dxa"/>
              <w:bottom w:w="70" w:type="dxa"/>
              <w:right w:w="90" w:type="dxa"/>
            </w:tcMar>
          </w:tcPr>
          <w:p w14:paraId="46EE6F1A" w14:textId="77777777" w:rsidR="004875AD" w:rsidRPr="000A7FA1" w:rsidRDefault="00A57645">
            <w:pPr>
              <w:spacing w:after="0" w:line="276" w:lineRule="auto"/>
              <w:jc w:val="left"/>
              <w:rPr>
                <w:lang w:val="vi-VN"/>
              </w:rPr>
            </w:pPr>
            <w:r>
              <w:rPr>
                <w:sz w:val="19"/>
                <w:lang w:val="vi-VN"/>
              </w:rPr>
              <w:t>2.500 giao dịch / 30 giây</w:t>
            </w:r>
          </w:p>
        </w:tc>
        <w:tc>
          <w:tcPr>
            <w:tcW w:w="2592" w:type="dxa"/>
            <w:shd w:val="clear" w:color="auto" w:fill="F9FBFD"/>
            <w:tcMar>
              <w:top w:w="70" w:type="dxa"/>
              <w:left w:w="90" w:type="dxa"/>
              <w:bottom w:w="70" w:type="dxa"/>
              <w:right w:w="90" w:type="dxa"/>
            </w:tcMar>
          </w:tcPr>
          <w:p w14:paraId="44290180" w14:textId="77777777" w:rsidR="004875AD" w:rsidRPr="000A7FA1" w:rsidRDefault="00A57645">
            <w:pPr>
              <w:spacing w:after="0" w:line="276" w:lineRule="auto"/>
              <w:jc w:val="center"/>
              <w:rPr>
                <w:lang w:val="vi-VN"/>
              </w:rPr>
            </w:pPr>
            <w:r>
              <w:rPr>
                <w:sz w:val="19"/>
                <w:lang w:val="vi-VN"/>
              </w:rPr>
              <w:t>Đáp ứng tới 5.000 giao dịch / 30 giây</w:t>
            </w:r>
          </w:p>
        </w:tc>
        <w:tc>
          <w:tcPr>
            <w:tcW w:w="2160" w:type="dxa"/>
            <w:shd w:val="clear" w:color="auto" w:fill="F9FBFD"/>
            <w:tcMar>
              <w:top w:w="70" w:type="dxa"/>
              <w:left w:w="90" w:type="dxa"/>
              <w:bottom w:w="70" w:type="dxa"/>
              <w:right w:w="90" w:type="dxa"/>
            </w:tcMar>
          </w:tcPr>
          <w:p w14:paraId="742B6928" w14:textId="77777777" w:rsidR="004875AD" w:rsidRPr="000A7FA1" w:rsidRDefault="00A57645">
            <w:pPr>
              <w:spacing w:after="0" w:line="276" w:lineRule="auto"/>
              <w:jc w:val="left"/>
              <w:rPr>
                <w:lang w:val="vi-VN"/>
              </w:rPr>
            </w:pPr>
            <w:r>
              <w:rPr>
                <w:sz w:val="19"/>
                <w:lang w:val="vi-VN"/>
              </w:rPr>
              <w:t>Sử dụng Hàng đợi Message Queue phi đồng bộ.</w:t>
            </w:r>
          </w:p>
        </w:tc>
      </w:tr>
      <w:tr w:rsidR="004875AD" w:rsidRPr="000A7FA1" w14:paraId="4C5CBCFD" w14:textId="77777777" w:rsidTr="79E4F2A7">
        <w:trPr>
          <w:cantSplit/>
          <w:jc w:val="center"/>
        </w:trPr>
        <w:tc>
          <w:tcPr>
            <w:tcW w:w="2592" w:type="dxa"/>
            <w:shd w:val="clear" w:color="auto" w:fill="FFFFFF" w:themeFill="background1"/>
            <w:tcMar>
              <w:top w:w="70" w:type="dxa"/>
              <w:left w:w="90" w:type="dxa"/>
              <w:bottom w:w="70" w:type="dxa"/>
              <w:right w:w="90" w:type="dxa"/>
            </w:tcMar>
          </w:tcPr>
          <w:p w14:paraId="5CA871AE" w14:textId="77777777" w:rsidR="004875AD" w:rsidRPr="000A7FA1" w:rsidRDefault="00A57645">
            <w:pPr>
              <w:spacing w:after="0" w:line="276" w:lineRule="auto"/>
              <w:jc w:val="left"/>
              <w:rPr>
                <w:lang w:val="vi-VN"/>
              </w:rPr>
            </w:pPr>
            <w:r>
              <w:rPr>
                <w:b/>
                <w:sz w:val="19"/>
                <w:lang w:val="vi-VN"/>
              </w:rPr>
              <w:t>Thời gian phản hồi Vote API</w:t>
            </w:r>
          </w:p>
        </w:tc>
        <w:tc>
          <w:tcPr>
            <w:tcW w:w="2016" w:type="dxa"/>
            <w:shd w:val="clear" w:color="auto" w:fill="FFFFFF" w:themeFill="background1"/>
            <w:tcMar>
              <w:top w:w="70" w:type="dxa"/>
              <w:left w:w="90" w:type="dxa"/>
              <w:bottom w:w="70" w:type="dxa"/>
              <w:right w:w="90" w:type="dxa"/>
            </w:tcMar>
          </w:tcPr>
          <w:p w14:paraId="451E0883" w14:textId="77777777" w:rsidR="004875AD" w:rsidRPr="000A7FA1" w:rsidRDefault="00A57645">
            <w:pPr>
              <w:spacing w:after="0" w:line="276" w:lineRule="auto"/>
              <w:jc w:val="left"/>
              <w:rPr>
                <w:lang w:val="vi-VN"/>
              </w:rPr>
            </w:pPr>
            <w:r>
              <w:rPr>
                <w:sz w:val="19"/>
                <w:lang w:val="vi-VN"/>
              </w:rPr>
              <w:t>≤ 3 giây</w:t>
            </w:r>
          </w:p>
        </w:tc>
        <w:tc>
          <w:tcPr>
            <w:tcW w:w="2592" w:type="dxa"/>
            <w:shd w:val="clear" w:color="auto" w:fill="FFFFFF" w:themeFill="background1"/>
            <w:tcMar>
              <w:top w:w="70" w:type="dxa"/>
              <w:left w:w="90" w:type="dxa"/>
              <w:bottom w:w="70" w:type="dxa"/>
              <w:right w:w="90" w:type="dxa"/>
            </w:tcMar>
          </w:tcPr>
          <w:p w14:paraId="2C395D70" w14:textId="77777777" w:rsidR="004875AD" w:rsidRPr="000A7FA1" w:rsidRDefault="00A57645">
            <w:pPr>
              <w:spacing w:after="0" w:line="276" w:lineRule="auto"/>
              <w:jc w:val="center"/>
              <w:rPr>
                <w:lang w:val="vi-VN"/>
              </w:rPr>
            </w:pPr>
            <w:r>
              <w:rPr>
                <w:sz w:val="19"/>
                <w:lang w:val="vi-VN"/>
              </w:rPr>
              <w:t>Trung bình: 0.4s - 0.8s (Tối đa: 1.5s)</w:t>
            </w:r>
          </w:p>
        </w:tc>
        <w:tc>
          <w:tcPr>
            <w:tcW w:w="2160" w:type="dxa"/>
            <w:shd w:val="clear" w:color="auto" w:fill="FFFFFF" w:themeFill="background1"/>
            <w:tcMar>
              <w:top w:w="70" w:type="dxa"/>
              <w:left w:w="90" w:type="dxa"/>
              <w:bottom w:w="70" w:type="dxa"/>
              <w:right w:w="90" w:type="dxa"/>
            </w:tcMar>
          </w:tcPr>
          <w:p w14:paraId="2FC24EFB" w14:textId="77777777" w:rsidR="004875AD" w:rsidRPr="000A7FA1" w:rsidRDefault="00A57645">
            <w:pPr>
              <w:spacing w:after="0" w:line="276" w:lineRule="auto"/>
              <w:jc w:val="left"/>
              <w:rPr>
                <w:lang w:val="vi-VN"/>
              </w:rPr>
            </w:pPr>
            <w:r>
              <w:rPr>
                <w:sz w:val="19"/>
                <w:lang w:val="vi-VN"/>
              </w:rPr>
              <w:t>Nhanh hơn gấp 2 lần so với yêu cầu của MBS.</w:t>
            </w:r>
          </w:p>
        </w:tc>
      </w:tr>
      <w:tr w:rsidR="004875AD" w:rsidRPr="000A7FA1" w14:paraId="106E3D96" w14:textId="77777777" w:rsidTr="79E4F2A7">
        <w:trPr>
          <w:cantSplit/>
          <w:jc w:val="center"/>
        </w:trPr>
        <w:tc>
          <w:tcPr>
            <w:tcW w:w="2592" w:type="dxa"/>
            <w:shd w:val="clear" w:color="auto" w:fill="F9FBFD"/>
            <w:tcMar>
              <w:top w:w="70" w:type="dxa"/>
              <w:left w:w="90" w:type="dxa"/>
              <w:bottom w:w="70" w:type="dxa"/>
              <w:right w:w="90" w:type="dxa"/>
            </w:tcMar>
          </w:tcPr>
          <w:p w14:paraId="1CCB0C88" w14:textId="77777777" w:rsidR="004875AD" w:rsidRPr="000A7FA1" w:rsidRDefault="00A57645">
            <w:pPr>
              <w:spacing w:after="0" w:line="276" w:lineRule="auto"/>
              <w:jc w:val="left"/>
              <w:rPr>
                <w:lang w:val="vi-VN"/>
              </w:rPr>
            </w:pPr>
            <w:r>
              <w:rPr>
                <w:b/>
                <w:sz w:val="19"/>
                <w:lang w:val="vi-VN"/>
              </w:rPr>
              <w:t>Thời gian phản hồi API tra cứu</w:t>
            </w:r>
          </w:p>
        </w:tc>
        <w:tc>
          <w:tcPr>
            <w:tcW w:w="2016" w:type="dxa"/>
            <w:shd w:val="clear" w:color="auto" w:fill="F9FBFD"/>
            <w:tcMar>
              <w:top w:w="70" w:type="dxa"/>
              <w:left w:w="90" w:type="dxa"/>
              <w:bottom w:w="70" w:type="dxa"/>
              <w:right w:w="90" w:type="dxa"/>
            </w:tcMar>
          </w:tcPr>
          <w:p w14:paraId="34AC6FFC" w14:textId="77777777" w:rsidR="004875AD" w:rsidRPr="000A7FA1" w:rsidRDefault="00A57645">
            <w:pPr>
              <w:spacing w:after="0" w:line="276" w:lineRule="auto"/>
              <w:jc w:val="left"/>
              <w:rPr>
                <w:lang w:val="vi-VN"/>
              </w:rPr>
            </w:pPr>
            <w:r>
              <w:rPr>
                <w:sz w:val="19"/>
                <w:lang w:val="vi-VN"/>
              </w:rPr>
              <w:t>≤ 4 giây</w:t>
            </w:r>
          </w:p>
        </w:tc>
        <w:tc>
          <w:tcPr>
            <w:tcW w:w="2592" w:type="dxa"/>
            <w:shd w:val="clear" w:color="auto" w:fill="F9FBFD"/>
            <w:tcMar>
              <w:top w:w="70" w:type="dxa"/>
              <w:left w:w="90" w:type="dxa"/>
              <w:bottom w:w="70" w:type="dxa"/>
              <w:right w:w="90" w:type="dxa"/>
            </w:tcMar>
          </w:tcPr>
          <w:p w14:paraId="5650E153" w14:textId="77777777" w:rsidR="004875AD" w:rsidRPr="000A7FA1" w:rsidRDefault="00A57645">
            <w:pPr>
              <w:spacing w:after="0" w:line="276" w:lineRule="auto"/>
              <w:jc w:val="center"/>
              <w:rPr>
                <w:lang w:val="vi-VN"/>
              </w:rPr>
            </w:pPr>
            <w:r>
              <w:rPr>
                <w:sz w:val="19"/>
                <w:lang w:val="vi-VN"/>
              </w:rPr>
              <w:t>Trung bình: 0.2s - 0.5s (Tối đa: 1.2s)</w:t>
            </w:r>
          </w:p>
        </w:tc>
        <w:tc>
          <w:tcPr>
            <w:tcW w:w="2160" w:type="dxa"/>
            <w:shd w:val="clear" w:color="auto" w:fill="F9FBFD"/>
            <w:tcMar>
              <w:top w:w="70" w:type="dxa"/>
              <w:left w:w="90" w:type="dxa"/>
              <w:bottom w:w="70" w:type="dxa"/>
              <w:right w:w="90" w:type="dxa"/>
            </w:tcMar>
          </w:tcPr>
          <w:p w14:paraId="77E111A1" w14:textId="77777777" w:rsidR="004875AD" w:rsidRPr="000A7FA1" w:rsidRDefault="00A57645">
            <w:pPr>
              <w:spacing w:after="0" w:line="276" w:lineRule="auto"/>
              <w:jc w:val="left"/>
              <w:rPr>
                <w:lang w:val="vi-VN"/>
              </w:rPr>
            </w:pPr>
            <w:r>
              <w:rPr>
                <w:sz w:val="19"/>
                <w:lang w:val="vi-VN"/>
              </w:rPr>
              <w:t>Tối ưu hóa Index và phân trang thông minh.</w:t>
            </w:r>
          </w:p>
        </w:tc>
      </w:tr>
      <w:tr w:rsidR="004875AD" w:rsidRPr="000A7FA1" w14:paraId="628360A2" w14:textId="77777777" w:rsidTr="79E4F2A7">
        <w:trPr>
          <w:cantSplit/>
          <w:jc w:val="center"/>
        </w:trPr>
        <w:tc>
          <w:tcPr>
            <w:tcW w:w="2592" w:type="dxa"/>
            <w:shd w:val="clear" w:color="auto" w:fill="FFFFFF" w:themeFill="background1"/>
            <w:tcMar>
              <w:top w:w="70" w:type="dxa"/>
              <w:left w:w="90" w:type="dxa"/>
              <w:bottom w:w="70" w:type="dxa"/>
              <w:right w:w="90" w:type="dxa"/>
            </w:tcMar>
          </w:tcPr>
          <w:p w14:paraId="703D4CC6" w14:textId="77777777" w:rsidR="004875AD" w:rsidRPr="000A7FA1" w:rsidRDefault="00A57645">
            <w:pPr>
              <w:spacing w:after="0" w:line="276" w:lineRule="auto"/>
              <w:jc w:val="left"/>
              <w:rPr>
                <w:lang w:val="vi-VN"/>
              </w:rPr>
            </w:pPr>
            <w:r>
              <w:rPr>
                <w:b/>
                <w:sz w:val="19"/>
                <w:lang w:val="vi-VN"/>
              </w:rPr>
              <w:t>Mất giao dịch biểu quyết (Lost Vote)</w:t>
            </w:r>
          </w:p>
        </w:tc>
        <w:tc>
          <w:tcPr>
            <w:tcW w:w="2016" w:type="dxa"/>
            <w:shd w:val="clear" w:color="auto" w:fill="FFFFFF" w:themeFill="background1"/>
            <w:tcMar>
              <w:top w:w="70" w:type="dxa"/>
              <w:left w:w="90" w:type="dxa"/>
              <w:bottom w:w="70" w:type="dxa"/>
              <w:right w:w="90" w:type="dxa"/>
            </w:tcMar>
          </w:tcPr>
          <w:p w14:paraId="7AB74B5A" w14:textId="77777777" w:rsidR="004875AD" w:rsidRPr="000A7FA1" w:rsidRDefault="00A57645">
            <w:pPr>
              <w:spacing w:after="0" w:line="276" w:lineRule="auto"/>
              <w:jc w:val="left"/>
              <w:rPr>
                <w:lang w:val="vi-VN"/>
              </w:rPr>
            </w:pPr>
            <w:r>
              <w:rPr>
                <w:sz w:val="19"/>
                <w:lang w:val="vi-VN"/>
              </w:rPr>
              <w:t>Bằng 0 (Tuyệt đối không)</w:t>
            </w:r>
          </w:p>
        </w:tc>
        <w:tc>
          <w:tcPr>
            <w:tcW w:w="2592" w:type="dxa"/>
            <w:shd w:val="clear" w:color="auto" w:fill="FFFFFF" w:themeFill="background1"/>
            <w:tcMar>
              <w:top w:w="70" w:type="dxa"/>
              <w:left w:w="90" w:type="dxa"/>
              <w:bottom w:w="70" w:type="dxa"/>
              <w:right w:w="90" w:type="dxa"/>
            </w:tcMar>
          </w:tcPr>
          <w:p w14:paraId="64D2AC9C" w14:textId="77777777" w:rsidR="004875AD" w:rsidRPr="000A7FA1" w:rsidRDefault="00A57645">
            <w:pPr>
              <w:spacing w:after="0" w:line="276" w:lineRule="auto"/>
              <w:jc w:val="center"/>
              <w:rPr>
                <w:lang w:val="vi-VN"/>
              </w:rPr>
            </w:pPr>
            <w:r>
              <w:rPr>
                <w:sz w:val="19"/>
                <w:lang w:val="vi-VN"/>
              </w:rPr>
              <w:t>0 (Tuyệt đối không)</w:t>
            </w:r>
          </w:p>
        </w:tc>
        <w:tc>
          <w:tcPr>
            <w:tcW w:w="2160" w:type="dxa"/>
            <w:shd w:val="clear" w:color="auto" w:fill="FFFFFF" w:themeFill="background1"/>
            <w:tcMar>
              <w:top w:w="70" w:type="dxa"/>
              <w:left w:w="90" w:type="dxa"/>
              <w:bottom w:w="70" w:type="dxa"/>
              <w:right w:w="90" w:type="dxa"/>
            </w:tcMar>
          </w:tcPr>
          <w:p w14:paraId="0134D2B0" w14:textId="77777777" w:rsidR="004875AD" w:rsidRPr="000A7FA1" w:rsidRDefault="00A57645">
            <w:pPr>
              <w:spacing w:after="0" w:line="276" w:lineRule="auto"/>
              <w:jc w:val="left"/>
              <w:rPr>
                <w:lang w:val="vi-VN"/>
              </w:rPr>
            </w:pPr>
            <w:r>
              <w:rPr>
                <w:sz w:val="19"/>
                <w:lang w:val="vi-VN"/>
              </w:rPr>
              <w:t>Cơ chế Write-Ahead Logging và 2-Phase Commit.</w:t>
            </w:r>
          </w:p>
        </w:tc>
      </w:tr>
      <w:tr w:rsidR="004875AD" w:rsidRPr="000A7FA1" w14:paraId="13687424" w14:textId="77777777" w:rsidTr="79E4F2A7">
        <w:trPr>
          <w:cantSplit/>
          <w:jc w:val="center"/>
        </w:trPr>
        <w:tc>
          <w:tcPr>
            <w:tcW w:w="2592" w:type="dxa"/>
            <w:shd w:val="clear" w:color="auto" w:fill="F9FBFD"/>
            <w:tcMar>
              <w:top w:w="70" w:type="dxa"/>
              <w:left w:w="90" w:type="dxa"/>
              <w:bottom w:w="70" w:type="dxa"/>
              <w:right w:w="90" w:type="dxa"/>
            </w:tcMar>
          </w:tcPr>
          <w:p w14:paraId="651F179E" w14:textId="77777777" w:rsidR="004875AD" w:rsidRPr="000A7FA1" w:rsidRDefault="00A57645">
            <w:pPr>
              <w:spacing w:after="0" w:line="276" w:lineRule="auto"/>
              <w:jc w:val="left"/>
              <w:rPr>
                <w:lang w:val="vi-VN"/>
              </w:rPr>
            </w:pPr>
            <w:r>
              <w:rPr>
                <w:b/>
                <w:sz w:val="19"/>
                <w:lang w:val="vi-VN"/>
              </w:rPr>
              <w:t>Ghi nhận trùng giao dịch (Duplicate)</w:t>
            </w:r>
          </w:p>
        </w:tc>
        <w:tc>
          <w:tcPr>
            <w:tcW w:w="2016" w:type="dxa"/>
            <w:shd w:val="clear" w:color="auto" w:fill="F9FBFD"/>
            <w:tcMar>
              <w:top w:w="70" w:type="dxa"/>
              <w:left w:w="90" w:type="dxa"/>
              <w:bottom w:w="70" w:type="dxa"/>
              <w:right w:w="90" w:type="dxa"/>
            </w:tcMar>
          </w:tcPr>
          <w:p w14:paraId="74D9FBDC" w14:textId="77777777" w:rsidR="004875AD" w:rsidRPr="000A7FA1" w:rsidRDefault="00A57645">
            <w:pPr>
              <w:spacing w:after="0" w:line="276" w:lineRule="auto"/>
              <w:jc w:val="left"/>
              <w:rPr>
                <w:lang w:val="vi-VN"/>
              </w:rPr>
            </w:pPr>
            <w:r>
              <w:rPr>
                <w:sz w:val="19"/>
                <w:lang w:val="vi-VN"/>
              </w:rPr>
              <w:t>Bằng 0 (Tuyệt đối không)</w:t>
            </w:r>
          </w:p>
        </w:tc>
        <w:tc>
          <w:tcPr>
            <w:tcW w:w="2592" w:type="dxa"/>
            <w:shd w:val="clear" w:color="auto" w:fill="F9FBFD"/>
            <w:tcMar>
              <w:top w:w="70" w:type="dxa"/>
              <w:left w:w="90" w:type="dxa"/>
              <w:bottom w:w="70" w:type="dxa"/>
              <w:right w:w="90" w:type="dxa"/>
            </w:tcMar>
          </w:tcPr>
          <w:p w14:paraId="69A0239A" w14:textId="77777777" w:rsidR="004875AD" w:rsidRPr="000A7FA1" w:rsidRDefault="00A57645">
            <w:pPr>
              <w:spacing w:after="0" w:line="276" w:lineRule="auto"/>
              <w:jc w:val="center"/>
              <w:rPr>
                <w:lang w:val="vi-VN"/>
              </w:rPr>
            </w:pPr>
            <w:r>
              <w:rPr>
                <w:sz w:val="19"/>
                <w:lang w:val="vi-VN"/>
              </w:rPr>
              <w:t>0 (Tuyệt đối không)</w:t>
            </w:r>
          </w:p>
        </w:tc>
        <w:tc>
          <w:tcPr>
            <w:tcW w:w="2160" w:type="dxa"/>
            <w:shd w:val="clear" w:color="auto" w:fill="F9FBFD"/>
            <w:tcMar>
              <w:top w:w="70" w:type="dxa"/>
              <w:left w:w="90" w:type="dxa"/>
              <w:bottom w:w="70" w:type="dxa"/>
              <w:right w:w="90" w:type="dxa"/>
            </w:tcMar>
          </w:tcPr>
          <w:p w14:paraId="3F82AE60" w14:textId="77777777" w:rsidR="004875AD" w:rsidRPr="000A7FA1" w:rsidRDefault="00A57645">
            <w:pPr>
              <w:spacing w:after="0" w:line="276" w:lineRule="auto"/>
              <w:jc w:val="left"/>
              <w:rPr>
                <w:lang w:val="vi-VN"/>
              </w:rPr>
            </w:pPr>
            <w:r>
              <w:rPr>
                <w:sz w:val="19"/>
                <w:lang w:val="vi-VN"/>
              </w:rPr>
              <w:t>Khóa giao dịch Idempotency Key theo từng cổ đông.</w:t>
            </w:r>
          </w:p>
        </w:tc>
      </w:tr>
      <w:tr w:rsidR="004875AD" w:rsidRPr="000A7FA1" w14:paraId="584583A5" w14:textId="77777777" w:rsidTr="79E4F2A7">
        <w:trPr>
          <w:cantSplit/>
          <w:jc w:val="center"/>
        </w:trPr>
        <w:tc>
          <w:tcPr>
            <w:tcW w:w="2592" w:type="dxa"/>
            <w:shd w:val="clear" w:color="auto" w:fill="FFFFFF" w:themeFill="background1"/>
            <w:tcMar>
              <w:top w:w="70" w:type="dxa"/>
              <w:left w:w="90" w:type="dxa"/>
              <w:bottom w:w="70" w:type="dxa"/>
              <w:right w:w="90" w:type="dxa"/>
            </w:tcMar>
          </w:tcPr>
          <w:p w14:paraId="293C45B2" w14:textId="77777777" w:rsidR="004875AD" w:rsidRPr="000A7FA1" w:rsidRDefault="00A57645">
            <w:pPr>
              <w:spacing w:after="0" w:line="276" w:lineRule="auto"/>
              <w:jc w:val="left"/>
              <w:rPr>
                <w:lang w:val="vi-VN"/>
              </w:rPr>
            </w:pPr>
            <w:r>
              <w:rPr>
                <w:b/>
                <w:sz w:val="19"/>
                <w:lang w:val="vi-VN"/>
              </w:rPr>
              <w:lastRenderedPageBreak/>
              <w:t>Giao dịch không thể truy vết</w:t>
            </w:r>
          </w:p>
        </w:tc>
        <w:tc>
          <w:tcPr>
            <w:tcW w:w="2016" w:type="dxa"/>
            <w:shd w:val="clear" w:color="auto" w:fill="FFFFFF" w:themeFill="background1"/>
            <w:tcMar>
              <w:top w:w="70" w:type="dxa"/>
              <w:left w:w="90" w:type="dxa"/>
              <w:bottom w:w="70" w:type="dxa"/>
              <w:right w:w="90" w:type="dxa"/>
            </w:tcMar>
          </w:tcPr>
          <w:p w14:paraId="084A957C" w14:textId="77777777" w:rsidR="004875AD" w:rsidRPr="000A7FA1" w:rsidRDefault="00A57645">
            <w:pPr>
              <w:spacing w:after="0" w:line="276" w:lineRule="auto"/>
              <w:jc w:val="left"/>
              <w:rPr>
                <w:lang w:val="vi-VN"/>
              </w:rPr>
            </w:pPr>
            <w:r>
              <w:rPr>
                <w:sz w:val="19"/>
                <w:lang w:val="vi-VN"/>
              </w:rPr>
              <w:t>Bằng 0 (Tuyệt đối không)</w:t>
            </w:r>
          </w:p>
        </w:tc>
        <w:tc>
          <w:tcPr>
            <w:tcW w:w="2592" w:type="dxa"/>
            <w:shd w:val="clear" w:color="auto" w:fill="FFFFFF" w:themeFill="background1"/>
            <w:tcMar>
              <w:top w:w="70" w:type="dxa"/>
              <w:left w:w="90" w:type="dxa"/>
              <w:bottom w:w="70" w:type="dxa"/>
              <w:right w:w="90" w:type="dxa"/>
            </w:tcMar>
          </w:tcPr>
          <w:p w14:paraId="30556507" w14:textId="77777777" w:rsidR="004875AD" w:rsidRPr="000A7FA1" w:rsidRDefault="00A57645">
            <w:pPr>
              <w:spacing w:after="0" w:line="276" w:lineRule="auto"/>
              <w:jc w:val="center"/>
              <w:rPr>
                <w:lang w:val="vi-VN"/>
              </w:rPr>
            </w:pPr>
            <w:r>
              <w:rPr>
                <w:sz w:val="19"/>
                <w:lang w:val="vi-VN"/>
              </w:rPr>
              <w:t>0 (Tuyệt đối không)</w:t>
            </w:r>
          </w:p>
        </w:tc>
        <w:tc>
          <w:tcPr>
            <w:tcW w:w="2160" w:type="dxa"/>
            <w:shd w:val="clear" w:color="auto" w:fill="FFFFFF" w:themeFill="background1"/>
            <w:tcMar>
              <w:top w:w="70" w:type="dxa"/>
              <w:left w:w="90" w:type="dxa"/>
              <w:bottom w:w="70" w:type="dxa"/>
              <w:right w:w="90" w:type="dxa"/>
            </w:tcMar>
          </w:tcPr>
          <w:p w14:paraId="5711931C" w14:textId="77777777" w:rsidR="004875AD" w:rsidRPr="000A7FA1" w:rsidRDefault="00A57645">
            <w:pPr>
              <w:spacing w:after="0" w:line="276" w:lineRule="auto"/>
              <w:jc w:val="left"/>
              <w:rPr>
                <w:lang w:val="vi-VN"/>
              </w:rPr>
            </w:pPr>
            <w:r>
              <w:rPr>
                <w:sz w:val="19"/>
                <w:lang w:val="vi-VN"/>
              </w:rPr>
              <w:t>Ghi vết đầy đủ Transaction ID, Timestamp và IP.</w:t>
            </w:r>
          </w:p>
        </w:tc>
      </w:tr>
    </w:tbl>
    <w:p w14:paraId="7DD82F0C" w14:textId="77777777" w:rsidR="004875AD" w:rsidRPr="000A7FA1" w:rsidRDefault="004875AD">
      <w:pPr>
        <w:spacing w:after="80"/>
        <w:rPr>
          <w:lang w:val="vi-VN"/>
        </w:rPr>
      </w:pPr>
    </w:p>
    <w:p w14:paraId="6991E4F4" w14:textId="77777777" w:rsidR="004875AD" w:rsidRPr="000A7FA1" w:rsidRDefault="00A57645">
      <w:pPr>
        <w:pStyle w:val="Heading2"/>
        <w:rPr>
          <w:lang w:val="vi-VN"/>
        </w:rPr>
      </w:pPr>
      <w:r>
        <w:rPr>
          <w:lang w:val="vi-VN"/>
        </w:rPr>
        <w:t>4.4. Giải pháp An toàn Bảo mật và Phòng vệ Chuyên sâu (Defense-in-depth)</w:t>
      </w:r>
    </w:p>
    <w:p w14:paraId="1D095FC0" w14:textId="4470E1E1" w:rsidR="004875AD" w:rsidRPr="000A7FA1" w:rsidRDefault="00A57645">
      <w:pPr>
        <w:rPr>
          <w:lang w:val="vi-VN"/>
        </w:rPr>
      </w:pPr>
      <w:r>
        <w:rPr>
          <w:lang w:val="vi-VN"/>
        </w:rPr>
        <w:t>Easy SMS áp dụng mô hình bảo mật đa lớp theo tiêu chuẩn quốc tế ISO 27001:2022 và quy định bảo vệ dữ liệu cá nhân (Nghị định 13/2023/NĐ-CP):</w:t>
      </w:r>
    </w:p>
    <w:p w14:paraId="0BAB0CF0" w14:textId="77777777" w:rsidR="004875AD" w:rsidRPr="000A7FA1" w:rsidRDefault="00A57645">
      <w:pPr>
        <w:spacing w:after="60"/>
        <w:ind w:left="288"/>
        <w:rPr>
          <w:lang w:val="vi-VN"/>
        </w:rPr>
      </w:pPr>
      <w:r>
        <w:rPr>
          <w:b/>
          <w:lang w:val="vi-VN"/>
        </w:rPr>
        <w:t xml:space="preserve">• Mã hóa toàn vẹn dữ liệu (Data Encryption): </w:t>
      </w:r>
      <w:r>
        <w:rPr>
          <w:lang w:val="vi-VN"/>
        </w:rPr>
        <w:t>Dữ liệu truyền trên đường truyền được mã hóa bắt buộc bằng giao thức TLS 1.3 với chuẩn mã hóa cấp cao nhất. Dữ liệu nhạy cảm lưu trữ trong Database (thông tin định danh, mật khẩu, lá phiếu) được mã hóa bằng thuật toán AES-256.</w:t>
      </w:r>
    </w:p>
    <w:p w14:paraId="3C1C11E7" w14:textId="77777777" w:rsidR="004875AD" w:rsidRPr="000A7FA1" w:rsidRDefault="00A57645">
      <w:pPr>
        <w:spacing w:after="60"/>
        <w:ind w:left="288"/>
        <w:rPr>
          <w:lang w:val="vi-VN"/>
        </w:rPr>
      </w:pPr>
      <w:r>
        <w:rPr>
          <w:b/>
          <w:lang w:val="vi-VN"/>
        </w:rPr>
        <w:t xml:space="preserve">• Xác thực mạnh 2 yếu tố (2FA / MFA): </w:t>
      </w:r>
      <w:r>
        <w:rPr>
          <w:lang w:val="vi-VN"/>
        </w:rPr>
        <w:t>Áp dụng xác thực 2 lớp qua mã OTP thời gian thực cho mọi phiên đăng nhập của cổ đông và quản trị viên.</w:t>
      </w:r>
    </w:p>
    <w:p w14:paraId="1BE7A609" w14:textId="77777777" w:rsidR="004875AD" w:rsidRPr="000A7FA1" w:rsidRDefault="00A57645">
      <w:pPr>
        <w:spacing w:after="60"/>
        <w:ind w:left="288"/>
        <w:rPr>
          <w:lang w:val="vi-VN"/>
        </w:rPr>
      </w:pPr>
      <w:r>
        <w:rPr>
          <w:b/>
          <w:lang w:val="vi-VN"/>
        </w:rPr>
        <w:t xml:space="preserve">• Phòng chống tấn công tự động (Anti-Bot &amp; Rate Limiting): </w:t>
      </w:r>
      <w:r>
        <w:rPr>
          <w:lang w:val="vi-VN"/>
        </w:rPr>
        <w:t>Tích hợp cơ chế phát hiện và ngăn chặn robot tự động gửi request hàng loạt, chống tấn công từ chối dịch vụ (DDoS layer 7) và chống dò quét mật khẩu (Brute-Force Attack).</w:t>
      </w:r>
    </w:p>
    <w:p w14:paraId="20D955F4" w14:textId="77777777" w:rsidR="004875AD" w:rsidRPr="000A7FA1" w:rsidRDefault="00A57645">
      <w:pPr>
        <w:spacing w:after="60"/>
        <w:ind w:left="288"/>
        <w:rPr>
          <w:lang w:val="vi-VN"/>
        </w:rPr>
      </w:pPr>
      <w:r>
        <w:rPr>
          <w:b/>
          <w:lang w:val="vi-VN"/>
        </w:rPr>
        <w:t xml:space="preserve">• Kiểm soát phiên làm việc an toàn (Session Management): </w:t>
      </w:r>
      <w:r>
        <w:rPr>
          <w:lang w:val="vi-VN"/>
        </w:rPr>
        <w:t>Thời gian timeout tự động sau 15 phút không hoạt động. Vô hiệu hóa và thu hồi token tức thì khi đăng xuất. Ngăn chặn triệt để tấn công đánh cắp phiên (Session Hijacking / Fixation).</w:t>
      </w:r>
    </w:p>
    <w:p w14:paraId="4CC32B56" w14:textId="77777777" w:rsidR="004875AD" w:rsidRPr="000A7FA1" w:rsidRDefault="00A57645">
      <w:pPr>
        <w:spacing w:after="60"/>
        <w:ind w:left="288"/>
        <w:rPr>
          <w:lang w:val="vi-VN"/>
        </w:rPr>
      </w:pPr>
      <w:r>
        <w:rPr>
          <w:b/>
          <w:lang w:val="vi-VN"/>
        </w:rPr>
        <w:t xml:space="preserve">• Nhật ký kiểm toán bất biến (Immutable Audit Trail): </w:t>
      </w:r>
      <w:r>
        <w:rPr>
          <w:lang w:val="vi-VN"/>
        </w:rPr>
        <w:t>Toàn bộ hành động của người dùng và quản trị viên được ghi nhận vào nhật ký kiểm toán không thể sửa đổi hoặc xóa bỏ, sẵn sàng cho công tác thanh kiểm tra của Ban Kiểm soát MBS và Ủy ban Chứng khoán Nhà nước.</w:t>
      </w:r>
    </w:p>
    <w:p w14:paraId="766256D5" w14:textId="77777777" w:rsidR="004875AD" w:rsidRPr="000A7FA1" w:rsidRDefault="00A57645">
      <w:pPr>
        <w:rPr>
          <w:lang w:val="vi-VN"/>
        </w:rPr>
      </w:pPr>
      <w:r>
        <w:rPr>
          <w:lang w:val="vi-VN"/>
        </w:rPr>
        <w:br w:type="page"/>
      </w:r>
    </w:p>
    <w:p w14:paraId="35AA2C5B" w14:textId="77777777" w:rsidR="004875AD" w:rsidRPr="000A7FA1" w:rsidRDefault="00A57645">
      <w:pPr>
        <w:pStyle w:val="Heading1"/>
        <w:rPr>
          <w:lang w:val="vi-VN"/>
        </w:rPr>
      </w:pPr>
      <w:r>
        <w:rPr>
          <w:lang w:val="vi-VN"/>
        </w:rPr>
        <w:lastRenderedPageBreak/>
        <w:t>PHẦN V: PHƯƠNG ÁN TÍCH HỢP HỆ THỐNG VỚI HẠ TẦNG VÀ DỊCH VỤ CỦA MBS</w:t>
      </w:r>
    </w:p>
    <w:p w14:paraId="5C746604" w14:textId="77777777" w:rsidR="004875AD" w:rsidRPr="000A7FA1" w:rsidRDefault="00A57645">
      <w:pPr>
        <w:rPr>
          <w:lang w:val="vi-VN"/>
        </w:rPr>
      </w:pPr>
      <w:r>
        <w:rPr>
          <w:lang w:val="vi-VN"/>
        </w:rPr>
        <w:t>Nhằm đảm bảo hệ thống vận hành liền mạch, kế thừa tối đa hạ tầng sẵn có và tiết kiệm chi phí đầu tư cho MBS, Evotek đề xuất phương án tích hợp kỹ thuật chi tiết đối với 7 hệ thống trọng yếu theo yêu cầu của MBS:</w:t>
      </w:r>
    </w:p>
    <w:p w14:paraId="787A81D0" w14:textId="77777777" w:rsidR="004875AD" w:rsidRPr="000A7FA1" w:rsidRDefault="00A57645">
      <w:pPr>
        <w:pStyle w:val="Heading2"/>
        <w:rPr>
          <w:lang w:val="vi-VN"/>
        </w:rPr>
      </w:pPr>
      <w:r>
        <w:rPr>
          <w:lang w:val="vi-VN"/>
        </w:rPr>
        <w:t>5.1. Tích hợp Hệ thống Xác thực tập trung (SSO MBS)</w:t>
      </w:r>
    </w:p>
    <w:p w14:paraId="0ED30B04" w14:textId="77777777" w:rsidR="004875AD" w:rsidRPr="000A7FA1" w:rsidRDefault="00A57645">
      <w:pPr>
        <w:rPr>
          <w:lang w:val="vi-VN"/>
        </w:rPr>
      </w:pPr>
      <w:r>
        <w:rPr>
          <w:lang w:val="vi-VN"/>
        </w:rPr>
        <w:t>Hệ thống Easy SMS hỗ trợ sẵn sàng các chuẩn xác thực công nghiệp phổ biến bao gồm SAML 2.0, OpenID Connect (OIDC) và OAuth 2.0. Quản trị viên và người dùng nội bộ của MBS có thể sử dụng trực tiếp tài khoản định danh doanh nghiệp (Active Directory / Azure AD / MBS Identity) để đăng nhập vào phân hệ Admin mà không cần khởi tạo thêm mật khẩu mới.</w:t>
      </w:r>
    </w:p>
    <w:p w14:paraId="515A5512" w14:textId="77777777" w:rsidR="004875AD" w:rsidRPr="000A7FA1" w:rsidRDefault="00A57645">
      <w:pPr>
        <w:pStyle w:val="Heading2"/>
        <w:rPr>
          <w:lang w:val="vi-VN"/>
        </w:rPr>
      </w:pPr>
      <w:r>
        <w:rPr>
          <w:lang w:val="vi-VN"/>
        </w:rPr>
        <w:t>5.2. Tích hợp Hệ thống Quản lý Nhân sự (HRM)</w:t>
      </w:r>
    </w:p>
    <w:p w14:paraId="117E6B5C" w14:textId="77777777" w:rsidR="004875AD" w:rsidRPr="000A7FA1" w:rsidRDefault="00A57645">
      <w:pPr>
        <w:rPr>
          <w:lang w:val="vi-VN"/>
        </w:rPr>
      </w:pPr>
      <w:r>
        <w:rPr>
          <w:lang w:val="vi-VN"/>
        </w:rPr>
        <w:t>Xây dựng dịch vụ đồng bộ dữ liệu tự động (ETL Service / Webhook) giữa phần mềm Easy SMS và hệ thống HRM của MBS. Hệ thống tự động nhận diện danh sách cán bộ nhân viên MBS đang nắm giữ cổ phiếu MBS, xác định chính xác danh sách Cổ đông nội bộ và Người có liên quan của người nội bộ phục vụ việc lập báo cáo quản trị và loại trừ quyền biểu quyết theo quy định.</w:t>
      </w:r>
    </w:p>
    <w:p w14:paraId="39E95767" w14:textId="77777777" w:rsidR="004875AD" w:rsidRPr="000A7FA1" w:rsidRDefault="00A57645">
      <w:pPr>
        <w:pStyle w:val="Heading2"/>
        <w:rPr>
          <w:lang w:val="vi-VN"/>
        </w:rPr>
      </w:pPr>
      <w:r>
        <w:rPr>
          <w:lang w:val="vi-VN"/>
        </w:rPr>
        <w:t>5.3. Tích hợp Cổng Email và SMS Brandname MBS</w:t>
      </w:r>
    </w:p>
    <w:p w14:paraId="47CADFFC" w14:textId="77777777" w:rsidR="004875AD" w:rsidRPr="000A7FA1" w:rsidRDefault="00A57645">
      <w:pPr>
        <w:rPr>
          <w:lang w:val="vi-VN"/>
        </w:rPr>
      </w:pPr>
      <w:r>
        <w:rPr>
          <w:lang w:val="vi-VN"/>
        </w:rPr>
        <w:t>Easy SMS kết nối trực tiếp với Mail Gateway (SMTP Relay / Exchange) và SMS Brandname Gateway của MBS. Việc gửi thông báo, thư mời và mã xác thực OTP sẽ hiển thị chính xác tên thương hiệu 'MBS', gia tăng tối đa mức độ tin cậy và chuyên nghiệp đối với cổ đông.</w:t>
      </w:r>
    </w:p>
    <w:p w14:paraId="4CFFB105" w14:textId="77777777" w:rsidR="004875AD" w:rsidRPr="000A7FA1" w:rsidRDefault="00A57645">
      <w:pPr>
        <w:pStyle w:val="Heading2"/>
        <w:rPr>
          <w:lang w:val="vi-VN"/>
        </w:rPr>
      </w:pPr>
      <w:r>
        <w:rPr>
          <w:lang w:val="vi-VN"/>
        </w:rPr>
        <w:t>5.4. Tích hợp Hệ thống Nhận dạng Ký tự Quang học (AI-OCR)</w:t>
      </w:r>
    </w:p>
    <w:p w14:paraId="0836EAEE" w14:textId="77777777" w:rsidR="004875AD" w:rsidRPr="000A7FA1" w:rsidRDefault="00A57645">
      <w:pPr>
        <w:rPr>
          <w:lang w:val="vi-VN"/>
        </w:rPr>
      </w:pPr>
      <w:r>
        <w:rPr>
          <w:lang w:val="vi-VN"/>
        </w:rPr>
        <w:t>Ứng dụng công nghệ thị giác máy tính và học sâu (Deep Learning OCR) do Evotek làm chủ. Hệ thống tự động bóc tách thông tin từ ảnh chụp hoặc file scan của Giấy ủy quyền và Phiếu biểu quyết giấy: tự động nhận diện số CCCD/SĐKSH, họ tên cổ đông, người được ủy quyền và các ô đánh dấu biểu quyết với độ chính xác &gt;98%, giúp Ban kiểm tra tư cách và Ban kiểm phiếu tiết kiệm 90% thời gian xử lý thủ công.</w:t>
      </w:r>
    </w:p>
    <w:p w14:paraId="3DDF6555" w14:textId="77777777" w:rsidR="004875AD" w:rsidRPr="000A7FA1" w:rsidRDefault="00A57645">
      <w:pPr>
        <w:pStyle w:val="Heading2"/>
        <w:rPr>
          <w:lang w:val="vi-VN"/>
        </w:rPr>
      </w:pPr>
      <w:r>
        <w:rPr>
          <w:lang w:val="vi-VN"/>
        </w:rPr>
        <w:t>5.5. Tích hợp Hệ thống Văn phòng Điện tử (M-Office)</w:t>
      </w:r>
    </w:p>
    <w:p w14:paraId="3E3F428C" w14:textId="77777777" w:rsidR="004875AD" w:rsidRPr="000A7FA1" w:rsidRDefault="00A57645">
      <w:pPr>
        <w:rPr>
          <w:lang w:val="vi-VN"/>
        </w:rPr>
      </w:pPr>
      <w:r>
        <w:rPr>
          <w:lang w:val="vi-VN"/>
        </w:rPr>
        <w:t>Thiết lập kênh kết nối API an toàn (RESTful API over mTLS) giữa Easy SMS và M-Office của MBS. Cho phép tự động đẩy các yêu cầu ủy quyền nội bộ lên M-Office để ký duyệt và tự động nhận lại kết quả phê duyệt để cập nhật tức thì vào sổ tư cách cổ đông tham dự đại hội.</w:t>
      </w:r>
    </w:p>
    <w:p w14:paraId="1BE8D871" w14:textId="77777777" w:rsidR="004875AD" w:rsidRPr="000A7FA1" w:rsidRDefault="00A57645">
      <w:pPr>
        <w:pStyle w:val="Heading2"/>
        <w:rPr>
          <w:lang w:val="vi-VN"/>
        </w:rPr>
      </w:pPr>
      <w:r>
        <w:rPr>
          <w:lang w:val="vi-VN"/>
        </w:rPr>
        <w:lastRenderedPageBreak/>
        <w:t>5.6. Tích hợp Hệ thống Sinh văn bản tự động (Docgens)</w:t>
      </w:r>
    </w:p>
    <w:p w14:paraId="4EC429E3" w14:textId="77777777" w:rsidR="004875AD" w:rsidRPr="000A7FA1" w:rsidRDefault="00A57645">
      <w:pPr>
        <w:rPr>
          <w:lang w:val="vi-VN"/>
        </w:rPr>
      </w:pPr>
      <w:r>
        <w:rPr>
          <w:lang w:val="vi-VN"/>
        </w:rPr>
        <w:t>Easy SMS cung cấp sẵn module Document Template Engine, tương thích hoàn toàn với hệ thống Docgens của MBS. Các trường thông tin về tỷ lệ tham dự, kết quả biểu quyết từng tờ trình, danh sách trúng cử HĐQT/BKS sẽ được tự động điền (merge) chính xác vào các template mẫu Word/PDF chuẩn của MBS để ban hành Nghị quyết và Biên bản đại hội ngay trong phiên họp.</w:t>
      </w:r>
    </w:p>
    <w:p w14:paraId="5687C434" w14:textId="77777777" w:rsidR="004875AD" w:rsidRPr="000A7FA1" w:rsidRDefault="00A57645">
      <w:pPr>
        <w:pStyle w:val="Heading2"/>
        <w:rPr>
          <w:lang w:val="vi-VN"/>
        </w:rPr>
      </w:pPr>
      <w:r>
        <w:rPr>
          <w:lang w:val="vi-VN"/>
        </w:rPr>
        <w:t>5.7. Tích hợp Hệ thống Chữ ký số (Digital Signature / SmartCA)</w:t>
      </w:r>
    </w:p>
    <w:p w14:paraId="317ED775" w14:textId="77777777" w:rsidR="004875AD" w:rsidRPr="000A7FA1" w:rsidRDefault="00A57645">
      <w:pPr>
        <w:rPr>
          <w:lang w:val="vi-VN"/>
        </w:rPr>
      </w:pPr>
      <w:r>
        <w:rPr>
          <w:lang w:val="vi-VN"/>
        </w:rPr>
        <w:t>Sẵn sàng kết nối với các nhà cung cấp giải pháp chữ ký số uy tín tại Việt Nam (Viettel, VNPT, FPT, BKAV) cũng như hệ thống ký số nội bộ của MBS. Hỗ trợ Đoàn Chủ tịch ký số trực tiếp lên Biên bản kiểm phiếu và Nghị quyết ĐHĐCĐ dưới dạng số hóa có gắn tem thời gian (Timestamping) hợp pháp.</w:t>
      </w:r>
    </w:p>
    <w:p w14:paraId="6A1C71CD" w14:textId="77777777" w:rsidR="004875AD" w:rsidRPr="000A7FA1" w:rsidRDefault="00A57645">
      <w:pPr>
        <w:rPr>
          <w:lang w:val="vi-VN"/>
        </w:rPr>
      </w:pPr>
      <w:r>
        <w:rPr>
          <w:lang w:val="vi-VN"/>
        </w:rPr>
        <w:br w:type="page"/>
      </w:r>
    </w:p>
    <w:p w14:paraId="6046BE8E" w14:textId="77777777" w:rsidR="004875AD" w:rsidRPr="000A7FA1" w:rsidRDefault="00A57645">
      <w:pPr>
        <w:pStyle w:val="Heading1"/>
        <w:rPr>
          <w:lang w:val="vi-VN"/>
        </w:rPr>
      </w:pPr>
      <w:r>
        <w:rPr>
          <w:lang w:val="vi-VN"/>
        </w:rPr>
        <w:lastRenderedPageBreak/>
        <w:t>PHẦN VI: DỊCH VỤ ĐI KÈM, PHƯƠNG ÁN VẬN HÀNH VÀ HỖ TRỢ KỸ THUẬT ĐẠI HỘI</w:t>
      </w:r>
    </w:p>
    <w:p w14:paraId="15093BCF" w14:textId="77777777" w:rsidR="004875AD" w:rsidRPr="000A7FA1" w:rsidRDefault="00A57645">
      <w:pPr>
        <w:rPr>
          <w:lang w:val="vi-VN"/>
        </w:rPr>
      </w:pPr>
      <w:r>
        <w:rPr>
          <w:lang w:val="vi-VN"/>
        </w:rPr>
        <w:t xml:space="preserve">Evotek thấu hiểu rằng: đối với một sự kiện trọng đại như Đại hội đồng cổ đông của một công ty chứng khoán niêm yết quy mô lớn như MBS, phần mềm hoàn hảo mới chỉ là điều kiện cần. Yếu tố quyết định sự thành công mỹ mãn chính là </w:t>
      </w:r>
      <w:r>
        <w:rPr>
          <w:b/>
          <w:lang w:val="vi-VN"/>
        </w:rPr>
        <w:t>gói dịch vụ vận hành, diễn tập và hỗ trợ kỹ thuật chuyên nghiệp, tận tâm đi kèm</w:t>
      </w:r>
      <w:r>
        <w:rPr>
          <w:lang w:val="vi-VN"/>
        </w:rPr>
        <w:t>. Evotek cam kết cung cấp trọn gói các dịch vụ sau:</w:t>
      </w:r>
    </w:p>
    <w:p w14:paraId="1E482F18" w14:textId="77777777" w:rsidR="004875AD" w:rsidRPr="000A7FA1" w:rsidRDefault="00A57645">
      <w:pPr>
        <w:pStyle w:val="Heading2"/>
        <w:rPr>
          <w:lang w:val="vi-VN"/>
        </w:rPr>
      </w:pPr>
      <w:r>
        <w:rPr>
          <w:lang w:val="vi-VN"/>
        </w:rPr>
        <w:t>6.1. Dịch vụ Khảo sát, Chuẩn bị Dữ liệu và Thiết lập Hệ thống trước Đại hội</w:t>
      </w:r>
    </w:p>
    <w:p w14:paraId="52437CB7" w14:textId="77777777" w:rsidR="004875AD" w:rsidRPr="000A7FA1" w:rsidRDefault="00A57645">
      <w:pPr>
        <w:rPr>
          <w:lang w:val="vi-VN"/>
        </w:rPr>
      </w:pPr>
      <w:r>
        <w:rPr>
          <w:lang w:val="vi-VN"/>
        </w:rPr>
        <w:t>• Khảo sát hạ tầng công nghệ: Đo kiểm chất lượng đường truyền Internet, hệ thống mạng LAN/Wifi, âm thanh, ánh sáng, máy quay tại địa điểm tổ chức của MBS.</w:t>
      </w:r>
      <w:r>
        <w:rPr>
          <w:lang w:val="vi-VN"/>
        </w:rPr>
        <w:br/>
        <w:t>• Xử lý và chuẩn hóa dữ liệu VSD: Tiếp nhận file dữ liệu cổ đông chốt ngày ĐKCC từ VSD, thực hiện làm sạch dữ liệu, chuẩn hóa số điện thoại, email, địa chỉ, phân loại chính xác nhóm cổ đông.</w:t>
      </w:r>
      <w:r>
        <w:rPr>
          <w:lang w:val="vi-VN"/>
        </w:rPr>
        <w:br/>
        <w:t>• Cấu hình kịch bản đại hội: Cài đặt đầy đủ các Tờ trình, Điều lệ, Quy chế biểu quyết, danh sách ứng cử viên bầu cử HĐQT/BKS lên hệ thống phần mềm.</w:t>
      </w:r>
      <w:r>
        <w:rPr>
          <w:lang w:val="vi-VN"/>
        </w:rPr>
        <w:br/>
        <w:t>• Thiết lập hạ tầng phát sóng trực tiếp (Livestreaming): Cấu hình kênh truyền hình ảnh HD/4K với máy chủ CDN riêng biệt, bảo đảm cổ đông theo dõi mượt mà không có độ trễ giật lag.</w:t>
      </w:r>
    </w:p>
    <w:p w14:paraId="02145FE3" w14:textId="77777777" w:rsidR="004875AD" w:rsidRPr="000A7FA1" w:rsidRDefault="00A57645">
      <w:pPr>
        <w:pStyle w:val="Heading2"/>
        <w:rPr>
          <w:lang w:val="vi-VN"/>
        </w:rPr>
      </w:pPr>
      <w:r>
        <w:rPr>
          <w:lang w:val="vi-VN"/>
        </w:rPr>
        <w:t>6.2. Dịch vụ Diễn tập Thực chiến (Dry-Run Rehearsal)</w:t>
      </w:r>
    </w:p>
    <w:p w14:paraId="62AF2E0D" w14:textId="77777777" w:rsidR="004875AD" w:rsidRPr="000A7FA1" w:rsidRDefault="4EE489EC">
      <w:pPr>
        <w:rPr>
          <w:lang w:val="vi-VN"/>
        </w:rPr>
      </w:pPr>
      <w:commentRangeStart w:id="58"/>
      <w:del w:id="59" w:author="Claude" w:date="2026-10-01T10:00:00Z">
        <w:r>
          <w:rPr>
            <w:lang w:val="vi-VN"/>
          </w:rPr>
          <w:delText>• Evotek phối hợp cùng Văn phòng HĐQT và Ban Tổ chức của MBS thực hiện tối thiểu 02 buổi diễn tập tổng thể trước ngày đại hội chính thức:</w:delText>
        </w:r>
      </w:del>
      <w:ins w:id="60" w:author="Claude" w:date="2026-10-01T10:00:00Z">
        <w:r>
          <w:rPr>
            <w:lang w:val="vi-VN"/>
          </w:rPr>
          <w:t>• Evotek phối hợp cùng Văn phòng HĐQT và Ban Tổ chức của MBS thực hiện các buổi diễn tập theo kế hoạch và phạm vi được hai bên thống nhất trước ngày đại hội chính thức:</w:t>
        </w:r>
      </w:ins>
      <w:r>
        <w:br/>
      </w:r>
      <w:del w:id="61" w:author="Claude" w:date="2026-10-01T10:00:00Z">
        <w:r>
          <w:rPr>
            <w:lang w:val="vi-VN"/>
          </w:rPr>
          <w:delText xml:space="preserve">  + Buổi diễn tập 1 (Nghiệp vụ nội bộ): Đào tạo, hướng dẫn thực hành chuyên sâu cho Ban kiểm tra tư cách cổ đông, Ban kiểm phiếu, Thư ký và Ban kỹ thuật MBS.</w:delText>
        </w:r>
        <w:r>
          <w:br/>
        </w:r>
        <w:r>
          <w:rPr>
            <w:lang w:val="vi-VN"/>
          </w:rPr>
          <w:delText xml:space="preserve">  + Buổi diễn tập 2 (Thực chiến toàn diện): Giả lập phiên họp thực tế với đầy đủ các tình huống: hàng trăm người đồng thời truy cập, biểu quyết, đặt câu hỏi, phát biểu trực tiếp và xử lý các sự cố giả định.</w:delText>
        </w:r>
      </w:del>
      <w:commentRangeEnd w:id="58"/>
      <w:r>
        <w:rPr>
          <w:rStyle w:val="CommentReference"/>
          <w:sz w:val="26"/>
          <w:szCs w:val="22"/>
          <w:lang w:val="vi-VN"/>
        </w:rPr>
        <w:commentReference w:id="58"/>
      </w:r>
    </w:p>
    <w:p w14:paraId="75869777" w14:textId="77777777" w:rsidR="004875AD" w:rsidRPr="000A7FA1" w:rsidRDefault="4EE489EC">
      <w:pPr>
        <w:pStyle w:val="Heading2"/>
        <w:rPr>
          <w:lang w:val="vi-VN"/>
        </w:rPr>
      </w:pPr>
      <w:commentRangeStart w:id="62"/>
      <w:del w:id="63" w:author="Claude" w:date="2026-10-01T10:00:00Z">
        <w:r>
          <w:rPr>
            <w:lang w:val="vi-VN"/>
          </w:rPr>
          <w:delText>6.3. Dịch vụ Vận hành và Hỗ trợ Trực tiếp trong Ngày Đại hội (D-Day Support)</w:delText>
        </w:r>
      </w:del>
      <w:ins w:id="64" w:author="Claude" w:date="2026-10-01T10:00:00Z">
        <w:r>
          <w:rPr>
            <w:lang w:val="vi-VN"/>
          </w:rPr>
          <w:t>6.3. Dịch vụ Vận hành và Hỗ trợ trong Ngày Đại hội (D-Day Support)</w:t>
        </w:r>
      </w:ins>
      <w:commentRangeEnd w:id="62"/>
      <w:r>
        <w:rPr>
          <w:rStyle w:val="CommentReference"/>
          <w:sz w:val="28"/>
          <w:szCs w:val="26"/>
          <w:lang w:val="vi-VN"/>
        </w:rPr>
        <w:commentReference w:id="62"/>
      </w:r>
    </w:p>
    <w:p w14:paraId="476DB2E8" w14:textId="77777777" w:rsidR="004875AD" w:rsidRPr="000A7FA1" w:rsidRDefault="00A57645">
      <w:pPr>
        <w:rPr>
          <w:lang w:val="vi-VN"/>
        </w:rPr>
      </w:pPr>
      <w:r>
        <w:rPr>
          <w:lang w:val="vi-VN"/>
        </w:rPr>
        <w:t>• Đội ngũ kỹ sư On-site (Trực tiếp tại Hội trường MBS): Gồm 05 - 08 chuyên gia túc trực tại các vị trí xung yếu:</w:t>
      </w:r>
      <w:r>
        <w:rPr>
          <w:lang w:val="vi-VN"/>
        </w:rPr>
        <w:br/>
        <w:t xml:space="preserve">  + Kỹ thuật viên phụ trách bàn Check-in thông minh (hỗ trợ quét mã QR, cấp thẻ, giải quyết các trường hợp phát sinh ủy quyền tại chỗ).</w:t>
      </w:r>
      <w:r>
        <w:rPr>
          <w:lang w:val="vi-VN"/>
        </w:rPr>
        <w:br/>
        <w:t xml:space="preserve">  + Kỹ thuật viên phụ trách phòng máy chủ và điều phối tín hiệu Livestream / Âm thanh / </w:t>
      </w:r>
      <w:r>
        <w:rPr>
          <w:lang w:val="vi-VN"/>
        </w:rPr>
        <w:lastRenderedPageBreak/>
        <w:t>Hình ảnh.</w:t>
      </w:r>
      <w:r>
        <w:rPr>
          <w:lang w:val="vi-VN"/>
        </w:rPr>
        <w:br/>
        <w:t xml:space="preserve">  + Kỹ thuật viên đồng hành cùng Ban Kiểm phiếu (hỗ trợ trích xuất số liệu, đối soát chéo và in ấn biên bản kiểm phiếu tức thì).</w:t>
      </w:r>
      <w:r>
        <w:rPr>
          <w:lang w:val="vi-VN"/>
        </w:rPr>
        <w:br/>
        <w:t>• Đội ngũ kỹ sư Remote 24/7 (Tại Trung tâm Vận hành NOC Evotek): Đội ngũ chuyên gia an ninh mạng và hạ tầng đám mây liên tục giám sát tải máy chủ, lưu lượng mạng và bảo vệ hệ thống trước các nguy cơ tấn công mạng.</w:t>
      </w:r>
    </w:p>
    <w:p w14:paraId="56753FBA" w14:textId="77777777" w:rsidR="004875AD" w:rsidRPr="000A7FA1" w:rsidRDefault="00A57645">
      <w:pPr>
        <w:pStyle w:val="Heading2"/>
        <w:rPr>
          <w:lang w:val="vi-VN"/>
        </w:rPr>
      </w:pPr>
      <w:r>
        <w:rPr>
          <w:lang w:val="vi-VN"/>
        </w:rPr>
        <w:t>6.4. Kế hoạch Quản lý Rủi ro và Kịch bản Ứng phó Sự cố (Contingency Plan)</w:t>
      </w:r>
    </w:p>
    <w:p w14:paraId="6B1AAD6A" w14:textId="77777777" w:rsidR="004875AD" w:rsidRPr="000A7FA1" w:rsidRDefault="00A57645">
      <w:pPr>
        <w:rPr>
          <w:lang w:val="vi-VN"/>
        </w:rPr>
      </w:pPr>
      <w:r>
        <w:rPr>
          <w:lang w:val="vi-VN"/>
        </w:rPr>
        <w:t>Evotek xây dựng ma trận kịch bản dự phòng chi tiết cho mọi tình huống bất khả kháng:</w:t>
      </w:r>
    </w:p>
    <w:tbl>
      <w:tblPr>
        <w:tblW w:w="0" w:type="auto"/>
        <w:jc w:val="center"/>
        <w:tblBorders>
          <w:top w:val="single" w:sz="4" w:space="0" w:color="C0C0C0"/>
          <w:bottom w:val="single" w:sz="4" w:space="0" w:color="C0C0C0"/>
          <w:insideH w:val="single" w:sz="4" w:space="0" w:color="C0C0C0"/>
          <w:insideV w:val="single" w:sz="4" w:space="0" w:color="C0C0C0"/>
        </w:tblBorders>
        <w:tblLayout w:type="fixed"/>
        <w:tblLook w:val="04A0" w:firstRow="1" w:lastRow="0" w:firstColumn="1" w:lastColumn="0" w:noHBand="0" w:noVBand="1"/>
      </w:tblPr>
      <w:tblGrid>
        <w:gridCol w:w="2448"/>
        <w:gridCol w:w="1152"/>
        <w:gridCol w:w="4032"/>
        <w:gridCol w:w="1728"/>
      </w:tblGrid>
      <w:tr w:rsidR="004875AD" w:rsidRPr="000A7FA1" w14:paraId="2C79EC12" w14:textId="77777777" w:rsidTr="4EE489EC">
        <w:trPr>
          <w:cantSplit/>
          <w:tblHeader/>
          <w:jc w:val="center"/>
        </w:trPr>
        <w:tc>
          <w:tcPr>
            <w:tcW w:w="2448" w:type="dxa"/>
            <w:shd w:val="clear" w:color="auto" w:fill="003366"/>
            <w:tcMar>
              <w:top w:w="100" w:type="dxa"/>
              <w:left w:w="100" w:type="dxa"/>
              <w:bottom w:w="100" w:type="dxa"/>
              <w:right w:w="100" w:type="dxa"/>
            </w:tcMar>
            <w:vAlign w:val="center"/>
          </w:tcPr>
          <w:p w14:paraId="797BBC75" w14:textId="77777777" w:rsidR="004875AD" w:rsidRPr="000A7FA1" w:rsidRDefault="00A57645">
            <w:pPr>
              <w:spacing w:after="0" w:line="276" w:lineRule="auto"/>
              <w:jc w:val="center"/>
              <w:rPr>
                <w:lang w:val="vi-VN"/>
              </w:rPr>
            </w:pPr>
            <w:r>
              <w:rPr>
                <w:b/>
                <w:color w:val="FFFFFF"/>
                <w:sz w:val="20"/>
                <w:lang w:val="vi-VN"/>
              </w:rPr>
              <w:t>Tình huống sự cố giả định</w:t>
            </w:r>
          </w:p>
        </w:tc>
        <w:tc>
          <w:tcPr>
            <w:tcW w:w="1152" w:type="dxa"/>
            <w:shd w:val="clear" w:color="auto" w:fill="003366"/>
            <w:tcMar>
              <w:top w:w="100" w:type="dxa"/>
              <w:left w:w="100" w:type="dxa"/>
              <w:bottom w:w="100" w:type="dxa"/>
              <w:right w:w="100" w:type="dxa"/>
            </w:tcMar>
            <w:vAlign w:val="center"/>
          </w:tcPr>
          <w:p w14:paraId="1AF9C593" w14:textId="77777777" w:rsidR="004875AD" w:rsidRPr="000A7FA1" w:rsidRDefault="00A57645">
            <w:pPr>
              <w:spacing w:after="0" w:line="276" w:lineRule="auto"/>
              <w:jc w:val="center"/>
              <w:rPr>
                <w:lang w:val="vi-VN"/>
              </w:rPr>
            </w:pPr>
            <w:r>
              <w:rPr>
                <w:b/>
                <w:color w:val="FFFFFF"/>
                <w:sz w:val="20"/>
                <w:lang w:val="vi-VN"/>
              </w:rPr>
              <w:t>Mức độ</w:t>
            </w:r>
          </w:p>
        </w:tc>
        <w:tc>
          <w:tcPr>
            <w:tcW w:w="4032" w:type="dxa"/>
            <w:shd w:val="clear" w:color="auto" w:fill="003366"/>
            <w:tcMar>
              <w:top w:w="100" w:type="dxa"/>
              <w:left w:w="100" w:type="dxa"/>
              <w:bottom w:w="100" w:type="dxa"/>
              <w:right w:w="100" w:type="dxa"/>
            </w:tcMar>
            <w:vAlign w:val="center"/>
          </w:tcPr>
          <w:p w14:paraId="7B1D4F9F" w14:textId="77777777" w:rsidR="004875AD" w:rsidRPr="000A7FA1" w:rsidRDefault="00A57645">
            <w:pPr>
              <w:spacing w:after="0" w:line="276" w:lineRule="auto"/>
              <w:jc w:val="center"/>
              <w:rPr>
                <w:lang w:val="vi-VN"/>
              </w:rPr>
            </w:pPr>
            <w:r>
              <w:rPr>
                <w:b/>
                <w:color w:val="FFFFFF"/>
                <w:sz w:val="20"/>
                <w:lang w:val="vi-VN"/>
              </w:rPr>
              <w:t>Kịch bản ứng phó và Giải pháp khắc phục của EVOTEK</w:t>
            </w:r>
          </w:p>
        </w:tc>
        <w:tc>
          <w:tcPr>
            <w:tcW w:w="1728" w:type="dxa"/>
            <w:shd w:val="clear" w:color="auto" w:fill="003366"/>
            <w:tcMar>
              <w:top w:w="100" w:type="dxa"/>
              <w:left w:w="100" w:type="dxa"/>
              <w:bottom w:w="100" w:type="dxa"/>
              <w:right w:w="100" w:type="dxa"/>
            </w:tcMar>
            <w:vAlign w:val="center"/>
          </w:tcPr>
          <w:p w14:paraId="2E8481F2" w14:textId="77777777" w:rsidR="004875AD" w:rsidRPr="000A7FA1" w:rsidRDefault="00A57645">
            <w:pPr>
              <w:spacing w:after="0" w:line="276" w:lineRule="auto"/>
              <w:jc w:val="center"/>
              <w:rPr>
                <w:lang w:val="vi-VN"/>
              </w:rPr>
            </w:pPr>
            <w:r>
              <w:rPr>
                <w:b/>
                <w:color w:val="FFFFFF"/>
                <w:sz w:val="20"/>
                <w:lang w:val="vi-VN"/>
              </w:rPr>
              <w:t>Thời gian xử lý</w:t>
            </w:r>
          </w:p>
        </w:tc>
      </w:tr>
      <w:tr w:rsidR="004875AD" w:rsidRPr="000A7FA1" w14:paraId="20519C05" w14:textId="77777777" w:rsidTr="4EE489EC">
        <w:trPr>
          <w:cantSplit/>
          <w:jc w:val="center"/>
        </w:trPr>
        <w:tc>
          <w:tcPr>
            <w:tcW w:w="2448" w:type="dxa"/>
            <w:shd w:val="clear" w:color="auto" w:fill="FFFFFF" w:themeFill="background1"/>
            <w:tcMar>
              <w:top w:w="70" w:type="dxa"/>
              <w:left w:w="90" w:type="dxa"/>
              <w:bottom w:w="70" w:type="dxa"/>
              <w:right w:w="90" w:type="dxa"/>
            </w:tcMar>
          </w:tcPr>
          <w:p w14:paraId="5C622922" w14:textId="77777777" w:rsidR="004875AD" w:rsidRPr="000A7FA1" w:rsidRDefault="4EE489EC">
            <w:pPr>
              <w:spacing w:after="0" w:line="276" w:lineRule="auto"/>
              <w:jc w:val="left"/>
              <w:rPr>
                <w:lang w:val="vi-VN"/>
              </w:rPr>
            </w:pPr>
            <w:commentRangeStart w:id="65"/>
            <w:del w:id="66" w:author="Claude" w:date="2026-10-01T10:00:00Z">
              <w:r>
                <w:rPr>
                  <w:b/>
                  <w:bCs/>
                  <w:sz w:val="19"/>
                  <w:szCs w:val="19"/>
                  <w:lang w:val="vi-VN"/>
                </w:rPr>
                <w:delText>Mất kết nối Internet chính tại địa điểm tổ chức</w:delText>
              </w:r>
            </w:del>
            <w:ins w:id="67" w:author="Claude" w:date="2026-10-01T10:00:00Z">
              <w:r>
                <w:rPr>
                  <w:b/>
                  <w:bCs/>
                  <w:sz w:val="19"/>
                  <w:szCs w:val="19"/>
                  <w:lang w:val="vi-VN"/>
                </w:rPr>
                <w:t>Sự cố hạ tầng tại địa điểm tổ chức (nếu có)</w:t>
              </w:r>
            </w:ins>
            <w:commentRangeEnd w:id="65"/>
            <w:r>
              <w:rPr>
                <w:rStyle w:val="CommentReference"/>
                <w:sz w:val="26"/>
                <w:szCs w:val="22"/>
                <w:lang w:val="vi-VN"/>
              </w:rPr>
              <w:commentReference w:id="65"/>
            </w:r>
          </w:p>
        </w:tc>
        <w:tc>
          <w:tcPr>
            <w:tcW w:w="1152" w:type="dxa"/>
            <w:shd w:val="clear" w:color="auto" w:fill="FFFFFF" w:themeFill="background1"/>
            <w:tcMar>
              <w:top w:w="70" w:type="dxa"/>
              <w:left w:w="90" w:type="dxa"/>
              <w:bottom w:w="70" w:type="dxa"/>
              <w:right w:w="90" w:type="dxa"/>
            </w:tcMar>
          </w:tcPr>
          <w:p w14:paraId="3CD0D8D7" w14:textId="77777777" w:rsidR="004875AD" w:rsidRPr="000A7FA1" w:rsidRDefault="00A57645">
            <w:pPr>
              <w:spacing w:after="0" w:line="276" w:lineRule="auto"/>
              <w:jc w:val="left"/>
              <w:rPr>
                <w:lang w:val="vi-VN"/>
              </w:rPr>
            </w:pPr>
            <w:r>
              <w:rPr>
                <w:sz w:val="19"/>
                <w:lang w:val="vi-VN"/>
              </w:rPr>
              <w:t>Cao</w:t>
            </w:r>
          </w:p>
        </w:tc>
        <w:tc>
          <w:tcPr>
            <w:tcW w:w="4032" w:type="dxa"/>
            <w:shd w:val="clear" w:color="auto" w:fill="FFFFFF" w:themeFill="background1"/>
            <w:tcMar>
              <w:top w:w="70" w:type="dxa"/>
              <w:left w:w="90" w:type="dxa"/>
              <w:bottom w:w="70" w:type="dxa"/>
              <w:right w:w="90" w:type="dxa"/>
            </w:tcMar>
          </w:tcPr>
          <w:p w14:paraId="331B81A1" w14:textId="77777777" w:rsidR="004875AD" w:rsidRPr="000A7FA1" w:rsidRDefault="00A57645">
            <w:pPr>
              <w:spacing w:after="0" w:line="276" w:lineRule="auto"/>
              <w:jc w:val="center"/>
              <w:rPr>
                <w:lang w:val="vi-VN"/>
              </w:rPr>
            </w:pPr>
            <w:r>
              <w:rPr>
                <w:sz w:val="19"/>
                <w:lang w:val="vi-VN"/>
              </w:rPr>
              <w:t>Hệ thống tự động chuyển mạch sang đường truyền Internet dự phòng (Failover sang Leased-line 2 hoặc 4G/5G Router công nghiệp chuyên dụng).</w:t>
            </w:r>
          </w:p>
        </w:tc>
        <w:tc>
          <w:tcPr>
            <w:tcW w:w="1728" w:type="dxa"/>
            <w:shd w:val="clear" w:color="auto" w:fill="FFFFFF" w:themeFill="background1"/>
            <w:tcMar>
              <w:top w:w="70" w:type="dxa"/>
              <w:left w:w="90" w:type="dxa"/>
              <w:bottom w:w="70" w:type="dxa"/>
              <w:right w:w="90" w:type="dxa"/>
            </w:tcMar>
          </w:tcPr>
          <w:p w14:paraId="4148C8F1" w14:textId="77777777" w:rsidR="004875AD" w:rsidRPr="000A7FA1" w:rsidRDefault="00A57645">
            <w:pPr>
              <w:spacing w:after="0" w:line="276" w:lineRule="auto"/>
              <w:jc w:val="left"/>
              <w:rPr>
                <w:lang w:val="vi-VN"/>
              </w:rPr>
            </w:pPr>
            <w:r>
              <w:rPr>
                <w:sz w:val="19"/>
                <w:lang w:val="vi-VN"/>
              </w:rPr>
              <w:t>&lt; 15 giây</w:t>
            </w:r>
          </w:p>
        </w:tc>
      </w:tr>
      <w:tr w:rsidR="004875AD" w:rsidRPr="000A7FA1" w14:paraId="39FB11AA" w14:textId="77777777" w:rsidTr="4EE489EC">
        <w:trPr>
          <w:cantSplit/>
          <w:jc w:val="center"/>
        </w:trPr>
        <w:tc>
          <w:tcPr>
            <w:tcW w:w="2448" w:type="dxa"/>
            <w:shd w:val="clear" w:color="auto" w:fill="F9FBFD"/>
            <w:tcMar>
              <w:top w:w="70" w:type="dxa"/>
              <w:left w:w="90" w:type="dxa"/>
              <w:bottom w:w="70" w:type="dxa"/>
              <w:right w:w="90" w:type="dxa"/>
            </w:tcMar>
          </w:tcPr>
          <w:p w14:paraId="75DB36D1" w14:textId="77777777" w:rsidR="004875AD" w:rsidRPr="000A7FA1" w:rsidRDefault="00A57645">
            <w:pPr>
              <w:spacing w:after="0" w:line="276" w:lineRule="auto"/>
              <w:jc w:val="left"/>
              <w:rPr>
                <w:lang w:val="vi-VN"/>
              </w:rPr>
            </w:pPr>
            <w:r>
              <w:rPr>
                <w:b/>
                <w:sz w:val="19"/>
                <w:lang w:val="vi-VN"/>
              </w:rPr>
              <w:t>Cổ đông không nhận được mã xác thực OTP qua SMS</w:t>
            </w:r>
          </w:p>
        </w:tc>
        <w:tc>
          <w:tcPr>
            <w:tcW w:w="1152" w:type="dxa"/>
            <w:shd w:val="clear" w:color="auto" w:fill="F9FBFD"/>
            <w:tcMar>
              <w:top w:w="70" w:type="dxa"/>
              <w:left w:w="90" w:type="dxa"/>
              <w:bottom w:w="70" w:type="dxa"/>
              <w:right w:w="90" w:type="dxa"/>
            </w:tcMar>
          </w:tcPr>
          <w:p w14:paraId="75D2E94F" w14:textId="77777777" w:rsidR="004875AD" w:rsidRPr="000A7FA1" w:rsidRDefault="00A57645">
            <w:pPr>
              <w:spacing w:after="0" w:line="276" w:lineRule="auto"/>
              <w:jc w:val="left"/>
              <w:rPr>
                <w:lang w:val="vi-VN"/>
              </w:rPr>
            </w:pPr>
            <w:r>
              <w:rPr>
                <w:sz w:val="19"/>
                <w:lang w:val="vi-VN"/>
              </w:rPr>
              <w:t>Trung bình</w:t>
            </w:r>
          </w:p>
        </w:tc>
        <w:tc>
          <w:tcPr>
            <w:tcW w:w="4032" w:type="dxa"/>
            <w:shd w:val="clear" w:color="auto" w:fill="F9FBFD"/>
            <w:tcMar>
              <w:top w:w="70" w:type="dxa"/>
              <w:left w:w="90" w:type="dxa"/>
              <w:bottom w:w="70" w:type="dxa"/>
              <w:right w:w="90" w:type="dxa"/>
            </w:tcMar>
          </w:tcPr>
          <w:p w14:paraId="374D5F6E" w14:textId="77777777" w:rsidR="004875AD" w:rsidRPr="000A7FA1" w:rsidRDefault="00A57645">
            <w:pPr>
              <w:spacing w:after="0" w:line="276" w:lineRule="auto"/>
              <w:jc w:val="center"/>
              <w:rPr>
                <w:lang w:val="vi-VN"/>
              </w:rPr>
            </w:pPr>
            <w:r>
              <w:rPr>
                <w:sz w:val="19"/>
                <w:lang w:val="vi-VN"/>
              </w:rPr>
              <w:t>Hệ thống hỗ trợ cơ chế đa kênh dự phòng: Tự động chuyển phát OTP qua Email hoặc cho phép Quản trị viên kích hoạt trực tiếp sau khi xác minh nhân thân.</w:t>
            </w:r>
          </w:p>
        </w:tc>
        <w:tc>
          <w:tcPr>
            <w:tcW w:w="1728" w:type="dxa"/>
            <w:shd w:val="clear" w:color="auto" w:fill="F9FBFD"/>
            <w:tcMar>
              <w:top w:w="70" w:type="dxa"/>
              <w:left w:w="90" w:type="dxa"/>
              <w:bottom w:w="70" w:type="dxa"/>
              <w:right w:w="90" w:type="dxa"/>
            </w:tcMar>
          </w:tcPr>
          <w:p w14:paraId="2E52CFCF" w14:textId="77777777" w:rsidR="004875AD" w:rsidRPr="000A7FA1" w:rsidRDefault="00A57645">
            <w:pPr>
              <w:spacing w:after="0" w:line="276" w:lineRule="auto"/>
              <w:jc w:val="left"/>
              <w:rPr>
                <w:lang w:val="vi-VN"/>
              </w:rPr>
            </w:pPr>
            <w:r>
              <w:rPr>
                <w:sz w:val="19"/>
                <w:lang w:val="vi-VN"/>
              </w:rPr>
              <w:t>&lt; 30 giây</w:t>
            </w:r>
          </w:p>
        </w:tc>
      </w:tr>
      <w:tr w:rsidR="004875AD" w:rsidRPr="000A7FA1" w14:paraId="4ED7B1BB" w14:textId="77777777" w:rsidTr="4EE489EC">
        <w:trPr>
          <w:cantSplit/>
          <w:jc w:val="center"/>
        </w:trPr>
        <w:tc>
          <w:tcPr>
            <w:tcW w:w="2448" w:type="dxa"/>
            <w:shd w:val="clear" w:color="auto" w:fill="FFFFFF" w:themeFill="background1"/>
            <w:tcMar>
              <w:top w:w="70" w:type="dxa"/>
              <w:left w:w="90" w:type="dxa"/>
              <w:bottom w:w="70" w:type="dxa"/>
              <w:right w:w="90" w:type="dxa"/>
            </w:tcMar>
          </w:tcPr>
          <w:p w14:paraId="6FE17BF3" w14:textId="77777777" w:rsidR="004875AD" w:rsidRPr="000A7FA1" w:rsidRDefault="00A57645">
            <w:pPr>
              <w:spacing w:after="0" w:line="276" w:lineRule="auto"/>
              <w:jc w:val="left"/>
              <w:rPr>
                <w:lang w:val="vi-VN"/>
              </w:rPr>
            </w:pPr>
            <w:r>
              <w:rPr>
                <w:b/>
                <w:sz w:val="19"/>
                <w:lang w:val="vi-VN"/>
              </w:rPr>
              <w:t>Đường truyền Livestream gặp sự cố gián đoạn</w:t>
            </w:r>
          </w:p>
        </w:tc>
        <w:tc>
          <w:tcPr>
            <w:tcW w:w="1152" w:type="dxa"/>
            <w:shd w:val="clear" w:color="auto" w:fill="FFFFFF" w:themeFill="background1"/>
            <w:tcMar>
              <w:top w:w="70" w:type="dxa"/>
              <w:left w:w="90" w:type="dxa"/>
              <w:bottom w:w="70" w:type="dxa"/>
              <w:right w:w="90" w:type="dxa"/>
            </w:tcMar>
          </w:tcPr>
          <w:p w14:paraId="385D0746" w14:textId="77777777" w:rsidR="004875AD" w:rsidRPr="000A7FA1" w:rsidRDefault="00A57645">
            <w:pPr>
              <w:spacing w:after="0" w:line="276" w:lineRule="auto"/>
              <w:jc w:val="left"/>
              <w:rPr>
                <w:lang w:val="vi-VN"/>
              </w:rPr>
            </w:pPr>
            <w:r>
              <w:rPr>
                <w:sz w:val="19"/>
                <w:lang w:val="vi-VN"/>
              </w:rPr>
              <w:t>Cao</w:t>
            </w:r>
          </w:p>
        </w:tc>
        <w:tc>
          <w:tcPr>
            <w:tcW w:w="4032" w:type="dxa"/>
            <w:shd w:val="clear" w:color="auto" w:fill="FFFFFF" w:themeFill="background1"/>
            <w:tcMar>
              <w:top w:w="70" w:type="dxa"/>
              <w:left w:w="90" w:type="dxa"/>
              <w:bottom w:w="70" w:type="dxa"/>
              <w:right w:w="90" w:type="dxa"/>
            </w:tcMar>
          </w:tcPr>
          <w:p w14:paraId="63ECD4C8" w14:textId="77777777" w:rsidR="004875AD" w:rsidRPr="000A7FA1" w:rsidRDefault="00A57645">
            <w:pPr>
              <w:spacing w:after="0" w:line="276" w:lineRule="auto"/>
              <w:jc w:val="center"/>
              <w:rPr>
                <w:lang w:val="vi-VN"/>
              </w:rPr>
            </w:pPr>
            <w:r>
              <w:rPr>
                <w:sz w:val="19"/>
                <w:lang w:val="vi-VN"/>
              </w:rPr>
              <w:t>Chuyển đổi tức thời sang luồng phát phụ (Backup RTMP Stream) đã được cấu hình song song; giữ nguyên phiên làm việc của cổ đông.</w:t>
            </w:r>
          </w:p>
        </w:tc>
        <w:tc>
          <w:tcPr>
            <w:tcW w:w="1728" w:type="dxa"/>
            <w:shd w:val="clear" w:color="auto" w:fill="FFFFFF" w:themeFill="background1"/>
            <w:tcMar>
              <w:top w:w="70" w:type="dxa"/>
              <w:left w:w="90" w:type="dxa"/>
              <w:bottom w:w="70" w:type="dxa"/>
              <w:right w:w="90" w:type="dxa"/>
            </w:tcMar>
          </w:tcPr>
          <w:p w14:paraId="0FABDA05" w14:textId="77777777" w:rsidR="004875AD" w:rsidRPr="000A7FA1" w:rsidRDefault="00A57645">
            <w:pPr>
              <w:spacing w:after="0" w:line="276" w:lineRule="auto"/>
              <w:jc w:val="left"/>
              <w:rPr>
                <w:lang w:val="vi-VN"/>
              </w:rPr>
            </w:pPr>
            <w:r>
              <w:rPr>
                <w:sz w:val="19"/>
                <w:lang w:val="vi-VN"/>
              </w:rPr>
              <w:t>&lt; 10 giây</w:t>
            </w:r>
          </w:p>
        </w:tc>
      </w:tr>
      <w:tr w:rsidR="004875AD" w:rsidRPr="000A7FA1" w14:paraId="0EAC71E9" w14:textId="77777777" w:rsidTr="4EE489EC">
        <w:trPr>
          <w:cantSplit/>
          <w:jc w:val="center"/>
        </w:trPr>
        <w:tc>
          <w:tcPr>
            <w:tcW w:w="2448" w:type="dxa"/>
            <w:shd w:val="clear" w:color="auto" w:fill="F9FBFD"/>
            <w:tcMar>
              <w:top w:w="70" w:type="dxa"/>
              <w:left w:w="90" w:type="dxa"/>
              <w:bottom w:w="70" w:type="dxa"/>
              <w:right w:w="90" w:type="dxa"/>
            </w:tcMar>
          </w:tcPr>
          <w:p w14:paraId="43CA2A73" w14:textId="77777777" w:rsidR="004875AD" w:rsidRPr="000A7FA1" w:rsidRDefault="00A57645">
            <w:pPr>
              <w:spacing w:after="0" w:line="276" w:lineRule="auto"/>
              <w:jc w:val="left"/>
              <w:rPr>
                <w:lang w:val="vi-VN"/>
              </w:rPr>
            </w:pPr>
            <w:r>
              <w:rPr>
                <w:b/>
                <w:sz w:val="19"/>
                <w:lang w:val="vi-VN"/>
              </w:rPr>
              <w:t>Cổ đông khiếu nại về số lượng cổ phần sở hữu</w:t>
            </w:r>
          </w:p>
        </w:tc>
        <w:tc>
          <w:tcPr>
            <w:tcW w:w="1152" w:type="dxa"/>
            <w:shd w:val="clear" w:color="auto" w:fill="F9FBFD"/>
            <w:tcMar>
              <w:top w:w="70" w:type="dxa"/>
              <w:left w:w="90" w:type="dxa"/>
              <w:bottom w:w="70" w:type="dxa"/>
              <w:right w:w="90" w:type="dxa"/>
            </w:tcMar>
          </w:tcPr>
          <w:p w14:paraId="3DCB5D9C" w14:textId="77777777" w:rsidR="004875AD" w:rsidRPr="000A7FA1" w:rsidRDefault="00A57645">
            <w:pPr>
              <w:spacing w:after="0" w:line="276" w:lineRule="auto"/>
              <w:jc w:val="left"/>
              <w:rPr>
                <w:lang w:val="vi-VN"/>
              </w:rPr>
            </w:pPr>
            <w:r>
              <w:rPr>
                <w:sz w:val="19"/>
                <w:lang w:val="vi-VN"/>
              </w:rPr>
              <w:t>Trung bình</w:t>
            </w:r>
          </w:p>
        </w:tc>
        <w:tc>
          <w:tcPr>
            <w:tcW w:w="4032" w:type="dxa"/>
            <w:shd w:val="clear" w:color="auto" w:fill="F9FBFD"/>
            <w:tcMar>
              <w:top w:w="70" w:type="dxa"/>
              <w:left w:w="90" w:type="dxa"/>
              <w:bottom w:w="70" w:type="dxa"/>
              <w:right w:w="90" w:type="dxa"/>
            </w:tcMar>
          </w:tcPr>
          <w:p w14:paraId="3DD30FBA" w14:textId="77777777" w:rsidR="004875AD" w:rsidRPr="000A7FA1" w:rsidRDefault="00A57645">
            <w:pPr>
              <w:spacing w:after="0" w:line="276" w:lineRule="auto"/>
              <w:jc w:val="center"/>
              <w:rPr>
                <w:lang w:val="vi-VN"/>
              </w:rPr>
            </w:pPr>
            <w:r>
              <w:rPr>
                <w:sz w:val="19"/>
                <w:lang w:val="vi-VN"/>
              </w:rPr>
              <w:t>Ban tổ chức tra cứu tức thì lịch sử chốt ngày ĐKCC từ VSD trên phần mềm; xuất bảng kê có dấu xác nhận để đối chiếu minh bạch.</w:t>
            </w:r>
          </w:p>
        </w:tc>
        <w:tc>
          <w:tcPr>
            <w:tcW w:w="1728" w:type="dxa"/>
            <w:shd w:val="clear" w:color="auto" w:fill="F9FBFD"/>
            <w:tcMar>
              <w:top w:w="70" w:type="dxa"/>
              <w:left w:w="90" w:type="dxa"/>
              <w:bottom w:w="70" w:type="dxa"/>
              <w:right w:w="90" w:type="dxa"/>
            </w:tcMar>
          </w:tcPr>
          <w:p w14:paraId="650F152E" w14:textId="77777777" w:rsidR="004875AD" w:rsidRPr="000A7FA1" w:rsidRDefault="00A57645">
            <w:pPr>
              <w:spacing w:after="0" w:line="276" w:lineRule="auto"/>
              <w:jc w:val="left"/>
              <w:rPr>
                <w:lang w:val="vi-VN"/>
              </w:rPr>
            </w:pPr>
            <w:r>
              <w:rPr>
                <w:sz w:val="19"/>
                <w:lang w:val="vi-VN"/>
              </w:rPr>
              <w:t>&lt; 1 phút</w:t>
            </w:r>
          </w:p>
        </w:tc>
      </w:tr>
      <w:tr w:rsidR="004875AD" w:rsidRPr="000A7FA1" w14:paraId="11CFFE9F" w14:textId="77777777" w:rsidTr="4EE489EC">
        <w:trPr>
          <w:cantSplit/>
          <w:jc w:val="center"/>
        </w:trPr>
        <w:tc>
          <w:tcPr>
            <w:tcW w:w="2448" w:type="dxa"/>
            <w:shd w:val="clear" w:color="auto" w:fill="FFFFFF" w:themeFill="background1"/>
            <w:tcMar>
              <w:top w:w="70" w:type="dxa"/>
              <w:left w:w="90" w:type="dxa"/>
              <w:bottom w:w="70" w:type="dxa"/>
              <w:right w:w="90" w:type="dxa"/>
            </w:tcMar>
          </w:tcPr>
          <w:p w14:paraId="089AB637" w14:textId="77777777" w:rsidR="004875AD" w:rsidRPr="000A7FA1" w:rsidRDefault="00A57645">
            <w:pPr>
              <w:spacing w:after="0" w:line="276" w:lineRule="auto"/>
              <w:jc w:val="left"/>
              <w:rPr>
                <w:lang w:val="vi-VN"/>
              </w:rPr>
            </w:pPr>
            <w:r>
              <w:rPr>
                <w:b/>
                <w:sz w:val="19"/>
                <w:lang w:val="vi-VN"/>
              </w:rPr>
              <w:t>Sự cố nguồn điện hội trường</w:t>
            </w:r>
          </w:p>
        </w:tc>
        <w:tc>
          <w:tcPr>
            <w:tcW w:w="1152" w:type="dxa"/>
            <w:shd w:val="clear" w:color="auto" w:fill="FFFFFF" w:themeFill="background1"/>
            <w:tcMar>
              <w:top w:w="70" w:type="dxa"/>
              <w:left w:w="90" w:type="dxa"/>
              <w:bottom w:w="70" w:type="dxa"/>
              <w:right w:w="90" w:type="dxa"/>
            </w:tcMar>
          </w:tcPr>
          <w:p w14:paraId="324D02CB" w14:textId="77777777" w:rsidR="004875AD" w:rsidRPr="000A7FA1" w:rsidRDefault="00A57645">
            <w:pPr>
              <w:spacing w:after="0" w:line="276" w:lineRule="auto"/>
              <w:jc w:val="left"/>
              <w:rPr>
                <w:lang w:val="vi-VN"/>
              </w:rPr>
            </w:pPr>
            <w:r>
              <w:rPr>
                <w:sz w:val="19"/>
                <w:lang w:val="vi-VN"/>
              </w:rPr>
              <w:t>Rất cao</w:t>
            </w:r>
          </w:p>
        </w:tc>
        <w:tc>
          <w:tcPr>
            <w:tcW w:w="4032" w:type="dxa"/>
            <w:shd w:val="clear" w:color="auto" w:fill="FFFFFF" w:themeFill="background1"/>
            <w:tcMar>
              <w:top w:w="70" w:type="dxa"/>
              <w:left w:w="90" w:type="dxa"/>
              <w:bottom w:w="70" w:type="dxa"/>
              <w:right w:w="90" w:type="dxa"/>
            </w:tcMar>
          </w:tcPr>
          <w:p w14:paraId="4F710308" w14:textId="77777777" w:rsidR="004875AD" w:rsidRPr="000A7FA1" w:rsidRDefault="00A57645">
            <w:pPr>
              <w:spacing w:after="0" w:line="276" w:lineRule="auto"/>
              <w:jc w:val="center"/>
              <w:rPr>
                <w:lang w:val="vi-VN"/>
              </w:rPr>
            </w:pPr>
            <w:r>
              <w:rPr>
                <w:sz w:val="19"/>
                <w:lang w:val="vi-VN"/>
              </w:rPr>
              <w:t>Toàn bộ máy chủ, máy trạm check-in và thiết bị mạng tại chỗ được nuôi nguồn bởi bộ lưu điện UPS chuyên dụng, đảm bảo hoạt động liên tục trong 60 phút.</w:t>
            </w:r>
          </w:p>
        </w:tc>
        <w:tc>
          <w:tcPr>
            <w:tcW w:w="1728" w:type="dxa"/>
            <w:shd w:val="clear" w:color="auto" w:fill="FFFFFF" w:themeFill="background1"/>
            <w:tcMar>
              <w:top w:w="70" w:type="dxa"/>
              <w:left w:w="90" w:type="dxa"/>
              <w:bottom w:w="70" w:type="dxa"/>
              <w:right w:w="90" w:type="dxa"/>
            </w:tcMar>
          </w:tcPr>
          <w:p w14:paraId="3D8E2937" w14:textId="77777777" w:rsidR="004875AD" w:rsidRPr="000A7FA1" w:rsidRDefault="00A57645">
            <w:pPr>
              <w:spacing w:after="0" w:line="276" w:lineRule="auto"/>
              <w:jc w:val="left"/>
              <w:rPr>
                <w:lang w:val="vi-VN"/>
              </w:rPr>
            </w:pPr>
            <w:r>
              <w:rPr>
                <w:sz w:val="19"/>
                <w:lang w:val="vi-VN"/>
              </w:rPr>
              <w:t>0 giây (Không gián đoạn)</w:t>
            </w:r>
          </w:p>
        </w:tc>
      </w:tr>
      <w:tr w:rsidR="004875AD" w:rsidRPr="000A7FA1" w14:paraId="792ECAEE" w14:textId="77777777" w:rsidTr="4EE489EC">
        <w:trPr>
          <w:cantSplit/>
          <w:jc w:val="center"/>
        </w:trPr>
        <w:tc>
          <w:tcPr>
            <w:tcW w:w="2448" w:type="dxa"/>
            <w:shd w:val="clear" w:color="auto" w:fill="F9FBFD"/>
            <w:tcMar>
              <w:top w:w="70" w:type="dxa"/>
              <w:left w:w="90" w:type="dxa"/>
              <w:bottom w:w="70" w:type="dxa"/>
              <w:right w:w="90" w:type="dxa"/>
            </w:tcMar>
          </w:tcPr>
          <w:p w14:paraId="7367D2DB" w14:textId="77777777" w:rsidR="004875AD" w:rsidRPr="000A7FA1" w:rsidRDefault="00A57645">
            <w:pPr>
              <w:spacing w:after="0" w:line="276" w:lineRule="auto"/>
              <w:jc w:val="left"/>
              <w:rPr>
                <w:lang w:val="vi-VN"/>
              </w:rPr>
            </w:pPr>
            <w:r>
              <w:rPr>
                <w:b/>
                <w:sz w:val="19"/>
                <w:lang w:val="vi-VN"/>
              </w:rPr>
              <w:t>Nghẽn tải đột biến vượt dự kiến khi biểu quyết</w:t>
            </w:r>
          </w:p>
        </w:tc>
        <w:tc>
          <w:tcPr>
            <w:tcW w:w="1152" w:type="dxa"/>
            <w:shd w:val="clear" w:color="auto" w:fill="F9FBFD"/>
            <w:tcMar>
              <w:top w:w="70" w:type="dxa"/>
              <w:left w:w="90" w:type="dxa"/>
              <w:bottom w:w="70" w:type="dxa"/>
              <w:right w:w="90" w:type="dxa"/>
            </w:tcMar>
          </w:tcPr>
          <w:p w14:paraId="71110521" w14:textId="77777777" w:rsidR="004875AD" w:rsidRPr="000A7FA1" w:rsidRDefault="00A57645">
            <w:pPr>
              <w:spacing w:after="0" w:line="276" w:lineRule="auto"/>
              <w:jc w:val="left"/>
              <w:rPr>
                <w:lang w:val="vi-VN"/>
              </w:rPr>
            </w:pPr>
            <w:r>
              <w:rPr>
                <w:sz w:val="19"/>
                <w:lang w:val="vi-VN"/>
              </w:rPr>
              <w:t>Cao</w:t>
            </w:r>
          </w:p>
        </w:tc>
        <w:tc>
          <w:tcPr>
            <w:tcW w:w="4032" w:type="dxa"/>
            <w:shd w:val="clear" w:color="auto" w:fill="F9FBFD"/>
            <w:tcMar>
              <w:top w:w="70" w:type="dxa"/>
              <w:left w:w="90" w:type="dxa"/>
              <w:bottom w:w="70" w:type="dxa"/>
              <w:right w:w="90" w:type="dxa"/>
            </w:tcMar>
          </w:tcPr>
          <w:p w14:paraId="34FEC0A5" w14:textId="77777777" w:rsidR="004875AD" w:rsidRPr="000A7FA1" w:rsidRDefault="00A57645">
            <w:pPr>
              <w:spacing w:after="0" w:line="276" w:lineRule="auto"/>
              <w:jc w:val="center"/>
              <w:rPr>
                <w:lang w:val="vi-VN"/>
              </w:rPr>
            </w:pPr>
            <w:r>
              <w:rPr>
                <w:sz w:val="19"/>
                <w:lang w:val="vi-VN"/>
              </w:rPr>
              <w:t>Cơ chế phân luồng Message Queue tự động hấp thụ toàn bộ lượt submit, điều tiết ghi dữ liệu theo thứ tự ưu tiên mà không làm treo ứng dụng.</w:t>
            </w:r>
          </w:p>
        </w:tc>
        <w:tc>
          <w:tcPr>
            <w:tcW w:w="1728" w:type="dxa"/>
            <w:shd w:val="clear" w:color="auto" w:fill="F9FBFD"/>
            <w:tcMar>
              <w:top w:w="70" w:type="dxa"/>
              <w:left w:w="90" w:type="dxa"/>
              <w:bottom w:w="70" w:type="dxa"/>
              <w:right w:w="90" w:type="dxa"/>
            </w:tcMar>
          </w:tcPr>
          <w:p w14:paraId="2C3144F2" w14:textId="77777777" w:rsidR="004875AD" w:rsidRPr="000A7FA1" w:rsidRDefault="00A57645">
            <w:pPr>
              <w:spacing w:after="0" w:line="276" w:lineRule="auto"/>
              <w:jc w:val="left"/>
              <w:rPr>
                <w:lang w:val="vi-VN"/>
              </w:rPr>
            </w:pPr>
            <w:r>
              <w:rPr>
                <w:sz w:val="19"/>
                <w:lang w:val="vi-VN"/>
              </w:rPr>
              <w:t>Tự động xử lý tức thời</w:t>
            </w:r>
          </w:p>
        </w:tc>
      </w:tr>
    </w:tbl>
    <w:p w14:paraId="132C168F" w14:textId="77777777" w:rsidR="004875AD" w:rsidRPr="000A7FA1" w:rsidRDefault="004875AD">
      <w:pPr>
        <w:spacing w:after="80"/>
        <w:rPr>
          <w:lang w:val="vi-VN"/>
        </w:rPr>
      </w:pPr>
    </w:p>
    <w:p w14:paraId="1D6A1670" w14:textId="77777777" w:rsidR="004875AD" w:rsidRPr="000A7FA1" w:rsidRDefault="00A57645">
      <w:pPr>
        <w:pStyle w:val="Heading2"/>
        <w:rPr>
          <w:lang w:val="vi-VN"/>
        </w:rPr>
      </w:pPr>
      <w:r>
        <w:rPr>
          <w:lang w:val="vi-VN"/>
        </w:rPr>
        <w:t>6.5. Dịch vụ Đóng gói Bàn giao và Lưu trữ Hồ sơ sau Đại hội</w:t>
      </w:r>
    </w:p>
    <w:p w14:paraId="09EB79CB" w14:textId="77777777" w:rsidR="004875AD" w:rsidRPr="000A7FA1" w:rsidRDefault="00A57645">
      <w:pPr>
        <w:rPr>
          <w:lang w:val="vi-VN"/>
        </w:rPr>
      </w:pPr>
      <w:r>
        <w:rPr>
          <w:lang w:val="vi-VN"/>
        </w:rPr>
        <w:t>Ngay sau khi bế mạc đại hội, Evotek phối hợp cùng MBS thực hiện:</w:t>
      </w:r>
    </w:p>
    <w:p w14:paraId="29AC0F94" w14:textId="77777777" w:rsidR="004875AD" w:rsidRPr="000A7FA1" w:rsidRDefault="00A57645">
      <w:pPr>
        <w:spacing w:after="60"/>
        <w:ind w:left="288"/>
        <w:rPr>
          <w:lang w:val="vi-VN"/>
        </w:rPr>
      </w:pPr>
      <w:r>
        <w:rPr>
          <w:b/>
          <w:lang w:val="vi-VN"/>
        </w:rPr>
        <w:t xml:space="preserve">• Kết xuất trọn bộ hồ sơ pháp lý số hóa: </w:t>
      </w:r>
      <w:r>
        <w:rPr>
          <w:lang w:val="vi-VN"/>
        </w:rPr>
        <w:t>Bao gồm Danh sách cổ đông tham dự, Báo cáo kiểm tra tư cách cổ đông, Biên bản kiểm phiếu chi tiết từng tờ trình, Biên bản họp ĐHĐCĐ và Nghị quyết đại hội có đầy đủ chữ ký điện tử.</w:t>
      </w:r>
    </w:p>
    <w:p w14:paraId="48DE6866" w14:textId="77777777" w:rsidR="004875AD" w:rsidRPr="000A7FA1" w:rsidRDefault="00A57645">
      <w:pPr>
        <w:spacing w:after="60"/>
        <w:ind w:left="288"/>
        <w:rPr>
          <w:lang w:val="vi-VN"/>
        </w:rPr>
      </w:pPr>
      <w:r>
        <w:rPr>
          <w:b/>
          <w:lang w:val="vi-VN"/>
        </w:rPr>
        <w:t xml:space="preserve">• Bàn giao toàn bộ dữ liệu nhật ký kiểm toán (Audit Log): </w:t>
      </w:r>
      <w:r>
        <w:rPr>
          <w:lang w:val="vi-VN"/>
        </w:rPr>
        <w:t>Toàn bộ dữ liệu log đăng nhập, log biểu quyết, log hỏi đáp được đóng gói mã hóa và chuyển giao toàn quyền quản lý cho MBS lưu trữ theo Luật Chứng khoán.</w:t>
      </w:r>
    </w:p>
    <w:p w14:paraId="1757DD69" w14:textId="77777777" w:rsidR="004875AD" w:rsidRPr="000A7FA1" w:rsidRDefault="00A57645">
      <w:pPr>
        <w:spacing w:after="60"/>
        <w:ind w:left="288"/>
        <w:rPr>
          <w:lang w:val="vi-VN"/>
        </w:rPr>
      </w:pPr>
      <w:r>
        <w:rPr>
          <w:b/>
          <w:lang w:val="vi-VN"/>
        </w:rPr>
        <w:lastRenderedPageBreak/>
        <w:t xml:space="preserve">• Bàn giao video ghi hình toàn bộ diễn biến phiên họp: </w:t>
      </w:r>
      <w:r>
        <w:rPr>
          <w:lang w:val="vi-VN"/>
        </w:rPr>
        <w:t>Bàn giao file ghi hình chất lượng cao Full HD/4K phục vụ công tác lưu trữ và công bố thông tin trên cổng thông tin điện tử của MBS và UBCKNN.</w:t>
      </w:r>
    </w:p>
    <w:p w14:paraId="20D5BC25" w14:textId="77777777" w:rsidR="004875AD" w:rsidRPr="000A7FA1" w:rsidRDefault="00A57645">
      <w:pPr>
        <w:rPr>
          <w:lang w:val="vi-VN"/>
        </w:rPr>
      </w:pPr>
      <w:r>
        <w:rPr>
          <w:lang w:val="vi-VN"/>
        </w:rPr>
        <w:br w:type="page"/>
      </w:r>
    </w:p>
    <w:p w14:paraId="429F975B" w14:textId="77777777" w:rsidR="004875AD" w:rsidRPr="000A7FA1" w:rsidRDefault="00A57645">
      <w:pPr>
        <w:pStyle w:val="Heading1"/>
        <w:rPr>
          <w:lang w:val="vi-VN"/>
        </w:rPr>
      </w:pPr>
      <w:r>
        <w:rPr>
          <w:lang w:val="vi-VN"/>
        </w:rPr>
        <w:lastRenderedPageBreak/>
        <w:t>PHẦN VII: KẾ HOẠCH TRIỂN KHAI, MA TRẬN PHÂN CÔNG RACI VÀ CAM KẾT SLA</w:t>
      </w:r>
    </w:p>
    <w:p w14:paraId="7F7E5592" w14:textId="77777777" w:rsidR="004875AD" w:rsidRPr="000A7FA1" w:rsidRDefault="00A57645">
      <w:pPr>
        <w:pStyle w:val="Heading2"/>
        <w:rPr>
          <w:lang w:val="vi-VN"/>
        </w:rPr>
      </w:pPr>
      <w:r>
        <w:rPr>
          <w:lang w:val="vi-VN"/>
        </w:rPr>
        <w:t>7.1. Lộ trình triển khai tổng thể dự án</w:t>
      </w:r>
    </w:p>
    <w:p w14:paraId="2CA5C83D" w14:textId="77777777" w:rsidR="004875AD" w:rsidRPr="000A7FA1" w:rsidRDefault="4EE489EC">
      <w:pPr>
        <w:rPr>
          <w:lang w:val="vi-VN"/>
        </w:rPr>
      </w:pPr>
      <w:commentRangeStart w:id="68"/>
      <w:del w:id="69" w:author="Claude" w:date="2026-10-01T10:00:00Z">
        <w:r>
          <w:rPr>
            <w:lang w:val="vi-VN"/>
          </w:rPr>
          <w:delText xml:space="preserve">Với lợi thế sản phẩm Easy SMS đã hoàn thiện sẵn có, thời gian triển khai dự án dự kiến diễn ra tối ưu trong vòng </w:delText>
        </w:r>
        <w:r>
          <w:rPr>
            <w:b/>
            <w:bCs/>
            <w:lang w:val="vi-VN"/>
          </w:rPr>
          <w:delText>04 - 06 tuần</w:delText>
        </w:r>
        <w:r>
          <w:rPr>
            <w:lang w:val="vi-VN"/>
          </w:rPr>
          <w:delText xml:space="preserve"> (hoặc rút ngắn theo yêu cầu tiến độ khẩn trương của MBS):</w:delText>
        </w:r>
      </w:del>
      <w:ins w:id="70" w:author="Claude" w:date="2026-10-01T10:00:00Z">
        <w:r>
          <w:rPr>
            <w:lang w:val="vi-VN"/>
          </w:rPr>
          <w:t>Với lợi thế sản phẩm Easy SMS đã hoàn thiện sẵn có, thời gian triển khai dự án dự kiến trong vòng 6 tháng, theo kế hoạch và phạm vi công việc được MBS phê duyệt.</w:t>
        </w:r>
      </w:ins>
      <w:commentRangeEnd w:id="68"/>
      <w:r>
        <w:rPr>
          <w:rStyle w:val="CommentReference"/>
          <w:sz w:val="26"/>
          <w:szCs w:val="22"/>
          <w:lang w:val="vi-VN"/>
        </w:rPr>
        <w:commentReference w:id="68"/>
      </w:r>
    </w:p>
    <w:tbl>
      <w:tblPr>
        <w:tblW w:w="0" w:type="auto"/>
        <w:jc w:val="center"/>
        <w:tblBorders>
          <w:top w:val="single" w:sz="4" w:space="0" w:color="C0C0C0"/>
          <w:bottom w:val="single" w:sz="4" w:space="0" w:color="C0C0C0"/>
          <w:insideH w:val="single" w:sz="4" w:space="0" w:color="C0C0C0"/>
          <w:insideV w:val="single" w:sz="4" w:space="0" w:color="C0C0C0"/>
        </w:tblBorders>
        <w:tblLayout w:type="fixed"/>
        <w:tblLook w:val="04A0" w:firstRow="1" w:lastRow="0" w:firstColumn="1" w:lastColumn="0" w:noHBand="0" w:noVBand="1"/>
      </w:tblPr>
      <w:tblGrid>
        <w:gridCol w:w="1440"/>
        <w:gridCol w:w="3888"/>
        <w:gridCol w:w="1296"/>
        <w:gridCol w:w="2736"/>
      </w:tblGrid>
      <w:tr w:rsidR="004875AD" w:rsidRPr="000A7FA1" w14:paraId="34BCE412" w14:textId="77777777">
        <w:trPr>
          <w:cantSplit/>
          <w:tblHeader/>
          <w:jc w:val="center"/>
        </w:trPr>
        <w:tc>
          <w:tcPr>
            <w:tcW w:w="1440" w:type="dxa"/>
            <w:shd w:val="clear" w:color="auto" w:fill="003366"/>
            <w:tcMar>
              <w:top w:w="100" w:type="dxa"/>
              <w:left w:w="100" w:type="dxa"/>
              <w:bottom w:w="100" w:type="dxa"/>
              <w:right w:w="100" w:type="dxa"/>
            </w:tcMar>
            <w:vAlign w:val="center"/>
          </w:tcPr>
          <w:p w14:paraId="6EFF8BEC" w14:textId="77777777" w:rsidR="004875AD" w:rsidRPr="000A7FA1" w:rsidRDefault="00A57645">
            <w:pPr>
              <w:spacing w:after="0" w:line="276" w:lineRule="auto"/>
              <w:jc w:val="center"/>
              <w:rPr>
                <w:lang w:val="vi-VN"/>
              </w:rPr>
            </w:pPr>
            <w:r>
              <w:rPr>
                <w:b/>
                <w:color w:val="FFFFFF"/>
                <w:sz w:val="20"/>
                <w:lang w:val="vi-VN"/>
              </w:rPr>
              <w:t>Giai đoạn</w:t>
            </w:r>
          </w:p>
        </w:tc>
        <w:tc>
          <w:tcPr>
            <w:tcW w:w="3888" w:type="dxa"/>
            <w:shd w:val="clear" w:color="auto" w:fill="003366"/>
            <w:tcMar>
              <w:top w:w="100" w:type="dxa"/>
              <w:left w:w="100" w:type="dxa"/>
              <w:bottom w:w="100" w:type="dxa"/>
              <w:right w:w="100" w:type="dxa"/>
            </w:tcMar>
            <w:vAlign w:val="center"/>
          </w:tcPr>
          <w:p w14:paraId="5CA7CCAD" w14:textId="77777777" w:rsidR="004875AD" w:rsidRPr="000A7FA1" w:rsidRDefault="00A57645">
            <w:pPr>
              <w:spacing w:after="0" w:line="276" w:lineRule="auto"/>
              <w:jc w:val="center"/>
              <w:rPr>
                <w:lang w:val="vi-VN"/>
              </w:rPr>
            </w:pPr>
            <w:r>
              <w:rPr>
                <w:b/>
                <w:color w:val="FFFFFF"/>
                <w:sz w:val="20"/>
                <w:lang w:val="vi-VN"/>
              </w:rPr>
              <w:t>Nội dung công việc chi tiết</w:t>
            </w:r>
          </w:p>
        </w:tc>
        <w:tc>
          <w:tcPr>
            <w:tcW w:w="1296" w:type="dxa"/>
            <w:shd w:val="clear" w:color="auto" w:fill="003366"/>
            <w:tcMar>
              <w:top w:w="100" w:type="dxa"/>
              <w:left w:w="100" w:type="dxa"/>
              <w:bottom w:w="100" w:type="dxa"/>
              <w:right w:w="100" w:type="dxa"/>
            </w:tcMar>
            <w:vAlign w:val="center"/>
          </w:tcPr>
          <w:p w14:paraId="2C63F113" w14:textId="77777777" w:rsidR="004875AD" w:rsidRPr="000A7FA1" w:rsidRDefault="00A57645">
            <w:pPr>
              <w:spacing w:after="0" w:line="276" w:lineRule="auto"/>
              <w:jc w:val="center"/>
              <w:rPr>
                <w:lang w:val="vi-VN"/>
              </w:rPr>
            </w:pPr>
            <w:r>
              <w:rPr>
                <w:b/>
                <w:color w:val="FFFFFF"/>
                <w:sz w:val="20"/>
                <w:lang w:val="vi-VN"/>
              </w:rPr>
              <w:t>Thời lượng</w:t>
            </w:r>
          </w:p>
        </w:tc>
        <w:tc>
          <w:tcPr>
            <w:tcW w:w="2736" w:type="dxa"/>
            <w:shd w:val="clear" w:color="auto" w:fill="003366"/>
            <w:tcMar>
              <w:top w:w="100" w:type="dxa"/>
              <w:left w:w="100" w:type="dxa"/>
              <w:bottom w:w="100" w:type="dxa"/>
              <w:right w:w="100" w:type="dxa"/>
            </w:tcMar>
            <w:vAlign w:val="center"/>
          </w:tcPr>
          <w:p w14:paraId="112432C8" w14:textId="77777777" w:rsidR="004875AD" w:rsidRPr="000A7FA1" w:rsidRDefault="00A57645">
            <w:pPr>
              <w:spacing w:after="0" w:line="276" w:lineRule="auto"/>
              <w:jc w:val="center"/>
              <w:rPr>
                <w:lang w:val="vi-VN"/>
              </w:rPr>
            </w:pPr>
            <w:r>
              <w:rPr>
                <w:b/>
                <w:color w:val="FFFFFF"/>
                <w:sz w:val="20"/>
                <w:lang w:val="vi-VN"/>
              </w:rPr>
              <w:t>Đầu ra bàn giao (Deliverables)</w:t>
            </w:r>
          </w:p>
        </w:tc>
      </w:tr>
      <w:tr w:rsidR="004875AD" w:rsidRPr="000A7FA1" w14:paraId="24D7C715" w14:textId="77777777">
        <w:trPr>
          <w:cantSplit/>
          <w:jc w:val="center"/>
        </w:trPr>
        <w:tc>
          <w:tcPr>
            <w:tcW w:w="1440" w:type="dxa"/>
            <w:shd w:val="clear" w:color="auto" w:fill="FFFFFF"/>
            <w:tcMar>
              <w:top w:w="70" w:type="dxa"/>
              <w:left w:w="90" w:type="dxa"/>
              <w:bottom w:w="70" w:type="dxa"/>
              <w:right w:w="90" w:type="dxa"/>
            </w:tcMar>
          </w:tcPr>
          <w:p w14:paraId="4D864FF8" w14:textId="77777777" w:rsidR="004875AD" w:rsidRPr="000A7FA1" w:rsidRDefault="00A57645">
            <w:pPr>
              <w:spacing w:after="0" w:line="276" w:lineRule="auto"/>
              <w:jc w:val="left"/>
              <w:rPr>
                <w:lang w:val="vi-VN"/>
              </w:rPr>
            </w:pPr>
            <w:r>
              <w:rPr>
                <w:b/>
                <w:sz w:val="19"/>
                <w:lang w:val="vi-VN"/>
              </w:rPr>
              <w:t>Giai đoạn 1</w:t>
            </w:r>
          </w:p>
        </w:tc>
        <w:tc>
          <w:tcPr>
            <w:tcW w:w="3888" w:type="dxa"/>
            <w:shd w:val="clear" w:color="auto" w:fill="FFFFFF"/>
            <w:tcMar>
              <w:top w:w="70" w:type="dxa"/>
              <w:left w:w="90" w:type="dxa"/>
              <w:bottom w:w="70" w:type="dxa"/>
              <w:right w:w="90" w:type="dxa"/>
            </w:tcMar>
          </w:tcPr>
          <w:p w14:paraId="34B6B73C" w14:textId="77777777" w:rsidR="004875AD" w:rsidRPr="000A7FA1" w:rsidRDefault="00A57645">
            <w:pPr>
              <w:spacing w:after="0" w:line="276" w:lineRule="auto"/>
              <w:jc w:val="left"/>
              <w:rPr>
                <w:lang w:val="vi-VN"/>
              </w:rPr>
            </w:pPr>
            <w:r>
              <w:rPr>
                <w:sz w:val="19"/>
                <w:lang w:val="vi-VN"/>
              </w:rPr>
              <w:t>Khởi động dự án, Khảo sát chi tiết và Thống nhất tài liệu đặc tả tích hợp (SSO, HRM, M-Office, SMS/Email).</w:t>
            </w:r>
          </w:p>
        </w:tc>
        <w:tc>
          <w:tcPr>
            <w:tcW w:w="1296" w:type="dxa"/>
            <w:shd w:val="clear" w:color="auto" w:fill="FFFFFF"/>
            <w:tcMar>
              <w:top w:w="70" w:type="dxa"/>
              <w:left w:w="90" w:type="dxa"/>
              <w:bottom w:w="70" w:type="dxa"/>
              <w:right w:w="90" w:type="dxa"/>
            </w:tcMar>
          </w:tcPr>
          <w:p w14:paraId="60A03FFA" w14:textId="77777777" w:rsidR="004875AD" w:rsidRPr="000A7FA1" w:rsidRDefault="00A57645">
            <w:pPr>
              <w:spacing w:after="0" w:line="276" w:lineRule="auto"/>
              <w:jc w:val="center"/>
              <w:rPr>
                <w:lang w:val="vi-VN"/>
              </w:rPr>
            </w:pPr>
            <w:r>
              <w:rPr>
                <w:sz w:val="19"/>
                <w:lang w:val="vi-VN"/>
              </w:rPr>
              <w:t>Tuần 1</w:t>
            </w:r>
          </w:p>
        </w:tc>
        <w:tc>
          <w:tcPr>
            <w:tcW w:w="2736" w:type="dxa"/>
            <w:shd w:val="clear" w:color="auto" w:fill="FFFFFF"/>
            <w:tcMar>
              <w:top w:w="70" w:type="dxa"/>
              <w:left w:w="90" w:type="dxa"/>
              <w:bottom w:w="70" w:type="dxa"/>
              <w:right w:w="90" w:type="dxa"/>
            </w:tcMar>
          </w:tcPr>
          <w:p w14:paraId="7EC34916" w14:textId="77777777" w:rsidR="004875AD" w:rsidRPr="000A7FA1" w:rsidRDefault="00A57645">
            <w:pPr>
              <w:spacing w:after="0" w:line="276" w:lineRule="auto"/>
              <w:jc w:val="left"/>
              <w:rPr>
                <w:lang w:val="vi-VN"/>
              </w:rPr>
            </w:pPr>
            <w:r>
              <w:rPr>
                <w:sz w:val="19"/>
                <w:lang w:val="vi-VN"/>
              </w:rPr>
              <w:t>Biên bản khởi động (Kick-off); Tài liệu đặc tả tích hợp (FSD) được hai bên phê duyệt.</w:t>
            </w:r>
          </w:p>
        </w:tc>
      </w:tr>
      <w:tr w:rsidR="004875AD" w:rsidRPr="000A7FA1" w14:paraId="2ADAEFCC" w14:textId="77777777">
        <w:trPr>
          <w:cantSplit/>
          <w:jc w:val="center"/>
        </w:trPr>
        <w:tc>
          <w:tcPr>
            <w:tcW w:w="1440" w:type="dxa"/>
            <w:shd w:val="clear" w:color="auto" w:fill="F9FBFD"/>
            <w:tcMar>
              <w:top w:w="70" w:type="dxa"/>
              <w:left w:w="90" w:type="dxa"/>
              <w:bottom w:w="70" w:type="dxa"/>
              <w:right w:w="90" w:type="dxa"/>
            </w:tcMar>
          </w:tcPr>
          <w:p w14:paraId="04FD2E4C" w14:textId="77777777" w:rsidR="004875AD" w:rsidRPr="000A7FA1" w:rsidRDefault="00A57645">
            <w:pPr>
              <w:spacing w:after="0" w:line="276" w:lineRule="auto"/>
              <w:jc w:val="left"/>
              <w:rPr>
                <w:lang w:val="vi-VN"/>
              </w:rPr>
            </w:pPr>
            <w:r>
              <w:rPr>
                <w:b/>
                <w:sz w:val="19"/>
                <w:lang w:val="vi-VN"/>
              </w:rPr>
              <w:t>Giai đoạn 2</w:t>
            </w:r>
          </w:p>
        </w:tc>
        <w:tc>
          <w:tcPr>
            <w:tcW w:w="3888" w:type="dxa"/>
            <w:shd w:val="clear" w:color="auto" w:fill="F9FBFD"/>
            <w:tcMar>
              <w:top w:w="70" w:type="dxa"/>
              <w:left w:w="90" w:type="dxa"/>
              <w:bottom w:w="70" w:type="dxa"/>
              <w:right w:w="90" w:type="dxa"/>
            </w:tcMar>
          </w:tcPr>
          <w:p w14:paraId="7FE5DFE3" w14:textId="77777777" w:rsidR="004875AD" w:rsidRPr="000A7FA1" w:rsidRDefault="00A57645">
            <w:pPr>
              <w:spacing w:after="0" w:line="276" w:lineRule="auto"/>
              <w:jc w:val="left"/>
              <w:rPr>
                <w:lang w:val="vi-VN"/>
              </w:rPr>
            </w:pPr>
            <w:r>
              <w:rPr>
                <w:sz w:val="19"/>
                <w:lang w:val="vi-VN"/>
              </w:rPr>
              <w:t>Thiết lập môi trường hệ thống, Cấu hình giao diện nhận diện thương hiệu MBS, Phát triển các module tích hợp.</w:t>
            </w:r>
          </w:p>
        </w:tc>
        <w:tc>
          <w:tcPr>
            <w:tcW w:w="1296" w:type="dxa"/>
            <w:shd w:val="clear" w:color="auto" w:fill="F9FBFD"/>
            <w:tcMar>
              <w:top w:w="70" w:type="dxa"/>
              <w:left w:w="90" w:type="dxa"/>
              <w:bottom w:w="70" w:type="dxa"/>
              <w:right w:w="90" w:type="dxa"/>
            </w:tcMar>
          </w:tcPr>
          <w:p w14:paraId="30CB1634" w14:textId="77777777" w:rsidR="004875AD" w:rsidRPr="000A7FA1" w:rsidRDefault="00A57645">
            <w:pPr>
              <w:spacing w:after="0" w:line="276" w:lineRule="auto"/>
              <w:jc w:val="center"/>
              <w:rPr>
                <w:lang w:val="vi-VN"/>
              </w:rPr>
            </w:pPr>
            <w:r>
              <w:rPr>
                <w:sz w:val="19"/>
                <w:lang w:val="vi-VN"/>
              </w:rPr>
              <w:t>Tuần 2 - 3</w:t>
            </w:r>
          </w:p>
        </w:tc>
        <w:tc>
          <w:tcPr>
            <w:tcW w:w="2736" w:type="dxa"/>
            <w:shd w:val="clear" w:color="auto" w:fill="F9FBFD"/>
            <w:tcMar>
              <w:top w:w="70" w:type="dxa"/>
              <w:left w:w="90" w:type="dxa"/>
              <w:bottom w:w="70" w:type="dxa"/>
              <w:right w:w="90" w:type="dxa"/>
            </w:tcMar>
          </w:tcPr>
          <w:p w14:paraId="7A1FA3C7" w14:textId="77777777" w:rsidR="004875AD" w:rsidRPr="000A7FA1" w:rsidRDefault="00A57645">
            <w:pPr>
              <w:spacing w:after="0" w:line="276" w:lineRule="auto"/>
              <w:jc w:val="left"/>
              <w:rPr>
                <w:lang w:val="vi-VN"/>
              </w:rPr>
            </w:pPr>
            <w:r>
              <w:rPr>
                <w:sz w:val="19"/>
                <w:lang w:val="vi-VN"/>
              </w:rPr>
              <w:t>Môi trường Staging/UAT sẵn sàng; Các API tích hợp được kết nối thành công.</w:t>
            </w:r>
          </w:p>
        </w:tc>
      </w:tr>
      <w:tr w:rsidR="004875AD" w:rsidRPr="000A7FA1" w14:paraId="176B75AD" w14:textId="77777777">
        <w:trPr>
          <w:cantSplit/>
          <w:jc w:val="center"/>
        </w:trPr>
        <w:tc>
          <w:tcPr>
            <w:tcW w:w="1440" w:type="dxa"/>
            <w:shd w:val="clear" w:color="auto" w:fill="FFFFFF"/>
            <w:tcMar>
              <w:top w:w="70" w:type="dxa"/>
              <w:left w:w="90" w:type="dxa"/>
              <w:bottom w:w="70" w:type="dxa"/>
              <w:right w:w="90" w:type="dxa"/>
            </w:tcMar>
          </w:tcPr>
          <w:p w14:paraId="2C2E2B2B" w14:textId="77777777" w:rsidR="004875AD" w:rsidRPr="000A7FA1" w:rsidRDefault="00A57645">
            <w:pPr>
              <w:spacing w:after="0" w:line="276" w:lineRule="auto"/>
              <w:jc w:val="left"/>
              <w:rPr>
                <w:lang w:val="vi-VN"/>
              </w:rPr>
            </w:pPr>
            <w:r>
              <w:rPr>
                <w:b/>
                <w:sz w:val="19"/>
                <w:lang w:val="vi-VN"/>
              </w:rPr>
              <w:t>Giai đoạn 3</w:t>
            </w:r>
          </w:p>
        </w:tc>
        <w:tc>
          <w:tcPr>
            <w:tcW w:w="3888" w:type="dxa"/>
            <w:shd w:val="clear" w:color="auto" w:fill="FFFFFF"/>
            <w:tcMar>
              <w:top w:w="70" w:type="dxa"/>
              <w:left w:w="90" w:type="dxa"/>
              <w:bottom w:w="70" w:type="dxa"/>
              <w:right w:w="90" w:type="dxa"/>
            </w:tcMar>
          </w:tcPr>
          <w:p w14:paraId="023AE418" w14:textId="77777777" w:rsidR="004875AD" w:rsidRPr="000A7FA1" w:rsidRDefault="00A57645">
            <w:pPr>
              <w:spacing w:after="0" w:line="276" w:lineRule="auto"/>
              <w:jc w:val="left"/>
              <w:rPr>
                <w:lang w:val="vi-VN"/>
              </w:rPr>
            </w:pPr>
            <w:r>
              <w:rPr>
                <w:sz w:val="19"/>
                <w:lang w:val="vi-VN"/>
              </w:rPr>
              <w:t>Kiểm thử chấp nhận người dùng (UAT), Kiểm thử chịu tải (Stress test), Đánh giá an toàn thông tin.</w:t>
            </w:r>
          </w:p>
        </w:tc>
        <w:tc>
          <w:tcPr>
            <w:tcW w:w="1296" w:type="dxa"/>
            <w:shd w:val="clear" w:color="auto" w:fill="FFFFFF"/>
            <w:tcMar>
              <w:top w:w="70" w:type="dxa"/>
              <w:left w:w="90" w:type="dxa"/>
              <w:bottom w:w="70" w:type="dxa"/>
              <w:right w:w="90" w:type="dxa"/>
            </w:tcMar>
          </w:tcPr>
          <w:p w14:paraId="284D2D89" w14:textId="77777777" w:rsidR="004875AD" w:rsidRPr="000A7FA1" w:rsidRDefault="00A57645">
            <w:pPr>
              <w:spacing w:after="0" w:line="276" w:lineRule="auto"/>
              <w:jc w:val="center"/>
              <w:rPr>
                <w:lang w:val="vi-VN"/>
              </w:rPr>
            </w:pPr>
            <w:r>
              <w:rPr>
                <w:sz w:val="19"/>
                <w:lang w:val="vi-VN"/>
              </w:rPr>
              <w:t>Tuần 4</w:t>
            </w:r>
          </w:p>
        </w:tc>
        <w:tc>
          <w:tcPr>
            <w:tcW w:w="2736" w:type="dxa"/>
            <w:shd w:val="clear" w:color="auto" w:fill="FFFFFF"/>
            <w:tcMar>
              <w:top w:w="70" w:type="dxa"/>
              <w:left w:w="90" w:type="dxa"/>
              <w:bottom w:w="70" w:type="dxa"/>
              <w:right w:w="90" w:type="dxa"/>
            </w:tcMar>
          </w:tcPr>
          <w:p w14:paraId="33D898D2" w14:textId="77777777" w:rsidR="004875AD" w:rsidRPr="000A7FA1" w:rsidRDefault="00A57645">
            <w:pPr>
              <w:spacing w:after="0" w:line="276" w:lineRule="auto"/>
              <w:jc w:val="left"/>
              <w:rPr>
                <w:lang w:val="vi-VN"/>
              </w:rPr>
            </w:pPr>
            <w:r>
              <w:rPr>
                <w:sz w:val="19"/>
                <w:lang w:val="vi-VN"/>
              </w:rPr>
              <w:t>Biên bản nghiệm thu UAT; Báo cáo kết quả kiểm thử chịu tải đạt 10.000 users.</w:t>
            </w:r>
          </w:p>
        </w:tc>
      </w:tr>
      <w:tr w:rsidR="004875AD" w:rsidRPr="000A7FA1" w14:paraId="13BBB81A" w14:textId="77777777">
        <w:trPr>
          <w:cantSplit/>
          <w:jc w:val="center"/>
        </w:trPr>
        <w:tc>
          <w:tcPr>
            <w:tcW w:w="1440" w:type="dxa"/>
            <w:shd w:val="clear" w:color="auto" w:fill="F9FBFD"/>
            <w:tcMar>
              <w:top w:w="70" w:type="dxa"/>
              <w:left w:w="90" w:type="dxa"/>
              <w:bottom w:w="70" w:type="dxa"/>
              <w:right w:w="90" w:type="dxa"/>
            </w:tcMar>
          </w:tcPr>
          <w:p w14:paraId="108E28F8" w14:textId="77777777" w:rsidR="004875AD" w:rsidRPr="000A7FA1" w:rsidRDefault="00A57645">
            <w:pPr>
              <w:spacing w:after="0" w:line="276" w:lineRule="auto"/>
              <w:jc w:val="left"/>
              <w:rPr>
                <w:lang w:val="vi-VN"/>
              </w:rPr>
            </w:pPr>
            <w:r>
              <w:rPr>
                <w:b/>
                <w:sz w:val="19"/>
                <w:lang w:val="vi-VN"/>
              </w:rPr>
              <w:t>Giai đoạn 4</w:t>
            </w:r>
          </w:p>
        </w:tc>
        <w:tc>
          <w:tcPr>
            <w:tcW w:w="3888" w:type="dxa"/>
            <w:shd w:val="clear" w:color="auto" w:fill="F9FBFD"/>
            <w:tcMar>
              <w:top w:w="70" w:type="dxa"/>
              <w:left w:w="90" w:type="dxa"/>
              <w:bottom w:w="70" w:type="dxa"/>
              <w:right w:w="90" w:type="dxa"/>
            </w:tcMar>
          </w:tcPr>
          <w:p w14:paraId="38C671A2" w14:textId="77777777" w:rsidR="004875AD" w:rsidRPr="000A7FA1" w:rsidRDefault="00A57645">
            <w:pPr>
              <w:spacing w:after="0" w:line="276" w:lineRule="auto"/>
              <w:jc w:val="left"/>
              <w:rPr>
                <w:lang w:val="vi-VN"/>
              </w:rPr>
            </w:pPr>
            <w:r>
              <w:rPr>
                <w:sz w:val="19"/>
                <w:lang w:val="vi-VN"/>
              </w:rPr>
              <w:t>Tiếp nhận dữ liệu chốt danh sách VSD, Cấu hình kịch bản đại hội, Tổ chức 02 buổi diễn tập tổng thể.</w:t>
            </w:r>
          </w:p>
        </w:tc>
        <w:tc>
          <w:tcPr>
            <w:tcW w:w="1296" w:type="dxa"/>
            <w:shd w:val="clear" w:color="auto" w:fill="F9FBFD"/>
            <w:tcMar>
              <w:top w:w="70" w:type="dxa"/>
              <w:left w:w="90" w:type="dxa"/>
              <w:bottom w:w="70" w:type="dxa"/>
              <w:right w:w="90" w:type="dxa"/>
            </w:tcMar>
          </w:tcPr>
          <w:p w14:paraId="30022EE4" w14:textId="77777777" w:rsidR="004875AD" w:rsidRPr="000A7FA1" w:rsidRDefault="00A57645">
            <w:pPr>
              <w:spacing w:after="0" w:line="276" w:lineRule="auto"/>
              <w:jc w:val="center"/>
              <w:rPr>
                <w:lang w:val="vi-VN"/>
              </w:rPr>
            </w:pPr>
            <w:r>
              <w:rPr>
                <w:sz w:val="19"/>
                <w:lang w:val="vi-VN"/>
              </w:rPr>
              <w:t>Tuần 5</w:t>
            </w:r>
          </w:p>
        </w:tc>
        <w:tc>
          <w:tcPr>
            <w:tcW w:w="2736" w:type="dxa"/>
            <w:shd w:val="clear" w:color="auto" w:fill="F9FBFD"/>
            <w:tcMar>
              <w:top w:w="70" w:type="dxa"/>
              <w:left w:w="90" w:type="dxa"/>
              <w:bottom w:w="70" w:type="dxa"/>
              <w:right w:w="90" w:type="dxa"/>
            </w:tcMar>
          </w:tcPr>
          <w:p w14:paraId="5ECDAEE7" w14:textId="77777777" w:rsidR="004875AD" w:rsidRPr="000A7FA1" w:rsidRDefault="00A57645">
            <w:pPr>
              <w:spacing w:after="0" w:line="276" w:lineRule="auto"/>
              <w:jc w:val="left"/>
              <w:rPr>
                <w:lang w:val="vi-VN"/>
              </w:rPr>
            </w:pPr>
            <w:r>
              <w:rPr>
                <w:sz w:val="19"/>
                <w:lang w:val="vi-VN"/>
              </w:rPr>
              <w:t>Dữ liệu cổ đông chuẩn hóa; Kịch bản đại hội hoàn tất; Biên bản diễn tập đạt yêu cầu.</w:t>
            </w:r>
          </w:p>
        </w:tc>
      </w:tr>
      <w:tr w:rsidR="004875AD" w:rsidRPr="000A7FA1" w14:paraId="58B25AC5" w14:textId="77777777">
        <w:trPr>
          <w:cantSplit/>
          <w:jc w:val="center"/>
        </w:trPr>
        <w:tc>
          <w:tcPr>
            <w:tcW w:w="1440" w:type="dxa"/>
            <w:shd w:val="clear" w:color="auto" w:fill="FFFFFF"/>
            <w:tcMar>
              <w:top w:w="70" w:type="dxa"/>
              <w:left w:w="90" w:type="dxa"/>
              <w:bottom w:w="70" w:type="dxa"/>
              <w:right w:w="90" w:type="dxa"/>
            </w:tcMar>
          </w:tcPr>
          <w:p w14:paraId="23926B4E" w14:textId="77777777" w:rsidR="004875AD" w:rsidRPr="000A7FA1" w:rsidRDefault="00A57645">
            <w:pPr>
              <w:spacing w:after="0" w:line="276" w:lineRule="auto"/>
              <w:jc w:val="left"/>
              <w:rPr>
                <w:lang w:val="vi-VN"/>
              </w:rPr>
            </w:pPr>
            <w:r>
              <w:rPr>
                <w:b/>
                <w:sz w:val="19"/>
                <w:lang w:val="vi-VN"/>
              </w:rPr>
              <w:t>Giai đoạn 5</w:t>
            </w:r>
          </w:p>
        </w:tc>
        <w:tc>
          <w:tcPr>
            <w:tcW w:w="3888" w:type="dxa"/>
            <w:shd w:val="clear" w:color="auto" w:fill="FFFFFF"/>
            <w:tcMar>
              <w:top w:w="70" w:type="dxa"/>
              <w:left w:w="90" w:type="dxa"/>
              <w:bottom w:w="70" w:type="dxa"/>
              <w:right w:w="90" w:type="dxa"/>
            </w:tcMar>
          </w:tcPr>
          <w:p w14:paraId="432B491B" w14:textId="77777777" w:rsidR="004875AD" w:rsidRPr="000A7FA1" w:rsidRDefault="00A57645">
            <w:pPr>
              <w:spacing w:after="0" w:line="276" w:lineRule="auto"/>
              <w:jc w:val="left"/>
              <w:rPr>
                <w:lang w:val="vi-VN"/>
              </w:rPr>
            </w:pPr>
            <w:r>
              <w:rPr>
                <w:sz w:val="19"/>
                <w:lang w:val="vi-VN"/>
              </w:rPr>
              <w:t>Vận hành chính thức ngày ĐHĐCĐ (Go-Live D-Day), Đóng gói hồ sơ kết quả và Chuyển giao lưu trữ.</w:t>
            </w:r>
          </w:p>
        </w:tc>
        <w:tc>
          <w:tcPr>
            <w:tcW w:w="1296" w:type="dxa"/>
            <w:shd w:val="clear" w:color="auto" w:fill="FFFFFF"/>
            <w:tcMar>
              <w:top w:w="70" w:type="dxa"/>
              <w:left w:w="90" w:type="dxa"/>
              <w:bottom w:w="70" w:type="dxa"/>
              <w:right w:w="90" w:type="dxa"/>
            </w:tcMar>
          </w:tcPr>
          <w:p w14:paraId="6EA06C5E" w14:textId="77777777" w:rsidR="004875AD" w:rsidRPr="000A7FA1" w:rsidRDefault="00A57645">
            <w:pPr>
              <w:spacing w:after="0" w:line="276" w:lineRule="auto"/>
              <w:jc w:val="center"/>
              <w:rPr>
                <w:lang w:val="vi-VN"/>
              </w:rPr>
            </w:pPr>
            <w:r>
              <w:rPr>
                <w:sz w:val="19"/>
                <w:lang w:val="vi-VN"/>
              </w:rPr>
              <w:t>Tuần 6</w:t>
            </w:r>
          </w:p>
        </w:tc>
        <w:tc>
          <w:tcPr>
            <w:tcW w:w="2736" w:type="dxa"/>
            <w:shd w:val="clear" w:color="auto" w:fill="FFFFFF"/>
            <w:tcMar>
              <w:top w:w="70" w:type="dxa"/>
              <w:left w:w="90" w:type="dxa"/>
              <w:bottom w:w="70" w:type="dxa"/>
              <w:right w:w="90" w:type="dxa"/>
            </w:tcMar>
          </w:tcPr>
          <w:p w14:paraId="1B6A5101" w14:textId="77777777" w:rsidR="004875AD" w:rsidRPr="000A7FA1" w:rsidRDefault="00A57645">
            <w:pPr>
              <w:spacing w:after="0" w:line="276" w:lineRule="auto"/>
              <w:jc w:val="left"/>
              <w:rPr>
                <w:lang w:val="vi-VN"/>
              </w:rPr>
            </w:pPr>
            <w:r>
              <w:rPr>
                <w:sz w:val="19"/>
                <w:lang w:val="vi-VN"/>
              </w:rPr>
              <w:t>Đại hội diễn ra thành công tốt đẹp; Trọn bộ biên bản, nghị quyết và dữ liệu bàn giao cho MBS.</w:t>
            </w:r>
          </w:p>
        </w:tc>
      </w:tr>
    </w:tbl>
    <w:p w14:paraId="4D511560" w14:textId="77777777" w:rsidR="004875AD" w:rsidRPr="000A7FA1" w:rsidRDefault="004875AD">
      <w:pPr>
        <w:spacing w:after="80"/>
        <w:rPr>
          <w:lang w:val="vi-VN"/>
        </w:rPr>
      </w:pPr>
    </w:p>
    <w:p w14:paraId="3AADED99" w14:textId="77777777" w:rsidR="004875AD" w:rsidRPr="000A7FA1" w:rsidRDefault="00A57645">
      <w:pPr>
        <w:pStyle w:val="Heading2"/>
        <w:rPr>
          <w:lang w:val="vi-VN"/>
        </w:rPr>
      </w:pPr>
      <w:r>
        <w:rPr>
          <w:lang w:val="vi-VN"/>
        </w:rPr>
        <w:t>7.2. Ma trận Phân định Trách nhiệm (RACI Matrix)</w:t>
      </w:r>
    </w:p>
    <w:p w14:paraId="3D80EBBC" w14:textId="77777777" w:rsidR="004875AD" w:rsidRPr="000A7FA1" w:rsidRDefault="00A57645">
      <w:pPr>
        <w:rPr>
          <w:lang w:val="vi-VN"/>
        </w:rPr>
      </w:pPr>
      <w:r>
        <w:rPr>
          <w:lang w:val="vi-VN"/>
        </w:rPr>
        <w:t>Nhằm đảm bảo sự phối hợp nhịp nhàng, thông suốt và chuẩn xác giữa hai đơn vị, Evotek đề xuất Ma trận RACI (R - Responsible: Chịu trách nhiệm thực hiện; A - Accountable: Chịu trách nhiệm phê duyệt; C - Consulted: Tham vấn ý kiến; I - Informed: Nhận thông tin):</w:t>
      </w:r>
    </w:p>
    <w:tbl>
      <w:tblPr>
        <w:tblW w:w="0" w:type="auto"/>
        <w:jc w:val="center"/>
        <w:tblBorders>
          <w:top w:val="single" w:sz="4" w:space="0" w:color="C0C0C0"/>
          <w:bottom w:val="single" w:sz="4" w:space="0" w:color="C0C0C0"/>
          <w:insideH w:val="single" w:sz="4" w:space="0" w:color="C0C0C0"/>
          <w:insideV w:val="single" w:sz="4" w:space="0" w:color="C0C0C0"/>
        </w:tblBorders>
        <w:tblLayout w:type="fixed"/>
        <w:tblLook w:val="04A0" w:firstRow="1" w:lastRow="0" w:firstColumn="1" w:lastColumn="0" w:noHBand="0" w:noVBand="1"/>
      </w:tblPr>
      <w:tblGrid>
        <w:gridCol w:w="3600"/>
        <w:gridCol w:w="1728"/>
        <w:gridCol w:w="2016"/>
        <w:gridCol w:w="2016"/>
      </w:tblGrid>
      <w:tr w:rsidR="004875AD" w:rsidRPr="000A7FA1" w14:paraId="1C347FDD" w14:textId="77777777">
        <w:trPr>
          <w:cantSplit/>
          <w:tblHeader/>
          <w:jc w:val="center"/>
        </w:trPr>
        <w:tc>
          <w:tcPr>
            <w:tcW w:w="3600" w:type="dxa"/>
            <w:shd w:val="clear" w:color="auto" w:fill="003366"/>
            <w:tcMar>
              <w:top w:w="100" w:type="dxa"/>
              <w:left w:w="100" w:type="dxa"/>
              <w:bottom w:w="100" w:type="dxa"/>
              <w:right w:w="100" w:type="dxa"/>
            </w:tcMar>
            <w:vAlign w:val="center"/>
          </w:tcPr>
          <w:p w14:paraId="15E06D62" w14:textId="77777777" w:rsidR="004875AD" w:rsidRPr="000A7FA1" w:rsidRDefault="00A57645">
            <w:pPr>
              <w:spacing w:after="0" w:line="276" w:lineRule="auto"/>
              <w:jc w:val="center"/>
              <w:rPr>
                <w:lang w:val="vi-VN"/>
              </w:rPr>
            </w:pPr>
            <w:r>
              <w:rPr>
                <w:b/>
                <w:color w:val="FFFFFF"/>
                <w:sz w:val="20"/>
                <w:lang w:val="vi-VN"/>
              </w:rPr>
              <w:t>Hạng mục công việc / Giai đoạn</w:t>
            </w:r>
          </w:p>
        </w:tc>
        <w:tc>
          <w:tcPr>
            <w:tcW w:w="1728" w:type="dxa"/>
            <w:shd w:val="clear" w:color="auto" w:fill="003366"/>
            <w:tcMar>
              <w:top w:w="100" w:type="dxa"/>
              <w:left w:w="100" w:type="dxa"/>
              <w:bottom w:w="100" w:type="dxa"/>
              <w:right w:w="100" w:type="dxa"/>
            </w:tcMar>
            <w:vAlign w:val="center"/>
          </w:tcPr>
          <w:p w14:paraId="5DD0F329" w14:textId="77777777" w:rsidR="004875AD" w:rsidRPr="000A7FA1" w:rsidRDefault="00A57645">
            <w:pPr>
              <w:spacing w:after="0" w:line="276" w:lineRule="auto"/>
              <w:jc w:val="center"/>
              <w:rPr>
                <w:lang w:val="vi-VN"/>
              </w:rPr>
            </w:pPr>
            <w:r>
              <w:rPr>
                <w:b/>
                <w:color w:val="FFFFFF"/>
                <w:sz w:val="20"/>
                <w:lang w:val="vi-VN"/>
              </w:rPr>
              <w:t>EVOTEK</w:t>
            </w:r>
          </w:p>
        </w:tc>
        <w:tc>
          <w:tcPr>
            <w:tcW w:w="2016" w:type="dxa"/>
            <w:shd w:val="clear" w:color="auto" w:fill="003366"/>
            <w:tcMar>
              <w:top w:w="100" w:type="dxa"/>
              <w:left w:w="100" w:type="dxa"/>
              <w:bottom w:w="100" w:type="dxa"/>
              <w:right w:w="100" w:type="dxa"/>
            </w:tcMar>
            <w:vAlign w:val="center"/>
          </w:tcPr>
          <w:p w14:paraId="340D4C54" w14:textId="77777777" w:rsidR="004875AD" w:rsidRPr="000A7FA1" w:rsidRDefault="00A57645">
            <w:pPr>
              <w:spacing w:after="0" w:line="276" w:lineRule="auto"/>
              <w:jc w:val="center"/>
              <w:rPr>
                <w:lang w:val="vi-VN"/>
              </w:rPr>
            </w:pPr>
            <w:r>
              <w:rPr>
                <w:b/>
                <w:color w:val="FFFFFF"/>
                <w:sz w:val="20"/>
                <w:lang w:val="vi-VN"/>
              </w:rPr>
              <w:t>Văn phòng HĐQT MBS</w:t>
            </w:r>
          </w:p>
        </w:tc>
        <w:tc>
          <w:tcPr>
            <w:tcW w:w="2016" w:type="dxa"/>
            <w:shd w:val="clear" w:color="auto" w:fill="003366"/>
            <w:tcMar>
              <w:top w:w="100" w:type="dxa"/>
              <w:left w:w="100" w:type="dxa"/>
              <w:bottom w:w="100" w:type="dxa"/>
              <w:right w:w="100" w:type="dxa"/>
            </w:tcMar>
            <w:vAlign w:val="center"/>
          </w:tcPr>
          <w:p w14:paraId="7D360396" w14:textId="77777777" w:rsidR="004875AD" w:rsidRPr="000A7FA1" w:rsidRDefault="00A57645">
            <w:pPr>
              <w:spacing w:after="0" w:line="276" w:lineRule="auto"/>
              <w:jc w:val="center"/>
              <w:rPr>
                <w:lang w:val="vi-VN"/>
              </w:rPr>
            </w:pPr>
            <w:r>
              <w:rPr>
                <w:b/>
                <w:color w:val="FFFFFF"/>
                <w:sz w:val="20"/>
                <w:lang w:val="vi-VN"/>
              </w:rPr>
              <w:t>Khối CNTT MBS</w:t>
            </w:r>
          </w:p>
        </w:tc>
      </w:tr>
      <w:tr w:rsidR="004875AD" w:rsidRPr="000A7FA1" w14:paraId="0593124E" w14:textId="77777777">
        <w:trPr>
          <w:cantSplit/>
          <w:jc w:val="center"/>
        </w:trPr>
        <w:tc>
          <w:tcPr>
            <w:tcW w:w="3600" w:type="dxa"/>
            <w:shd w:val="clear" w:color="auto" w:fill="FFFFFF"/>
            <w:tcMar>
              <w:top w:w="70" w:type="dxa"/>
              <w:left w:w="90" w:type="dxa"/>
              <w:bottom w:w="70" w:type="dxa"/>
              <w:right w:w="90" w:type="dxa"/>
            </w:tcMar>
          </w:tcPr>
          <w:p w14:paraId="251A0A31" w14:textId="77777777" w:rsidR="004875AD" w:rsidRPr="000A7FA1" w:rsidRDefault="00A57645">
            <w:pPr>
              <w:spacing w:after="0" w:line="276" w:lineRule="auto"/>
              <w:jc w:val="left"/>
              <w:rPr>
                <w:lang w:val="vi-VN"/>
              </w:rPr>
            </w:pPr>
            <w:r>
              <w:rPr>
                <w:b/>
                <w:sz w:val="19"/>
                <w:lang w:val="vi-VN"/>
              </w:rPr>
              <w:t>Cung cấp phần mềm Easy SMS và tài liệu kỹ thuật</w:t>
            </w:r>
          </w:p>
        </w:tc>
        <w:tc>
          <w:tcPr>
            <w:tcW w:w="1728" w:type="dxa"/>
            <w:shd w:val="clear" w:color="auto" w:fill="FFFFFF"/>
            <w:tcMar>
              <w:top w:w="70" w:type="dxa"/>
              <w:left w:w="90" w:type="dxa"/>
              <w:bottom w:w="70" w:type="dxa"/>
              <w:right w:w="90" w:type="dxa"/>
            </w:tcMar>
          </w:tcPr>
          <w:p w14:paraId="7305C986" w14:textId="77777777" w:rsidR="004875AD" w:rsidRPr="000A7FA1" w:rsidRDefault="00A57645">
            <w:pPr>
              <w:spacing w:after="0" w:line="276" w:lineRule="auto"/>
              <w:jc w:val="left"/>
              <w:rPr>
                <w:lang w:val="vi-VN"/>
              </w:rPr>
            </w:pPr>
            <w:r>
              <w:rPr>
                <w:sz w:val="19"/>
                <w:lang w:val="vi-VN"/>
              </w:rPr>
              <w:t>R / A</w:t>
            </w:r>
          </w:p>
        </w:tc>
        <w:tc>
          <w:tcPr>
            <w:tcW w:w="2016" w:type="dxa"/>
            <w:shd w:val="clear" w:color="auto" w:fill="FFFFFF"/>
            <w:tcMar>
              <w:top w:w="70" w:type="dxa"/>
              <w:left w:w="90" w:type="dxa"/>
              <w:bottom w:w="70" w:type="dxa"/>
              <w:right w:w="90" w:type="dxa"/>
            </w:tcMar>
          </w:tcPr>
          <w:p w14:paraId="4010FDB6" w14:textId="77777777" w:rsidR="004875AD" w:rsidRPr="000A7FA1" w:rsidRDefault="00A57645">
            <w:pPr>
              <w:spacing w:after="0" w:line="276" w:lineRule="auto"/>
              <w:jc w:val="center"/>
              <w:rPr>
                <w:lang w:val="vi-VN"/>
              </w:rPr>
            </w:pPr>
            <w:r>
              <w:rPr>
                <w:sz w:val="19"/>
                <w:lang w:val="vi-VN"/>
              </w:rPr>
              <w:t>I</w:t>
            </w:r>
          </w:p>
        </w:tc>
        <w:tc>
          <w:tcPr>
            <w:tcW w:w="2016" w:type="dxa"/>
            <w:shd w:val="clear" w:color="auto" w:fill="FFFFFF"/>
            <w:tcMar>
              <w:top w:w="70" w:type="dxa"/>
              <w:left w:w="90" w:type="dxa"/>
              <w:bottom w:w="70" w:type="dxa"/>
              <w:right w:w="90" w:type="dxa"/>
            </w:tcMar>
          </w:tcPr>
          <w:p w14:paraId="66E1F579" w14:textId="77777777" w:rsidR="004875AD" w:rsidRPr="000A7FA1" w:rsidRDefault="00A57645">
            <w:pPr>
              <w:spacing w:after="0" w:line="276" w:lineRule="auto"/>
              <w:jc w:val="left"/>
              <w:rPr>
                <w:lang w:val="vi-VN"/>
              </w:rPr>
            </w:pPr>
            <w:r>
              <w:rPr>
                <w:sz w:val="19"/>
                <w:lang w:val="vi-VN"/>
              </w:rPr>
              <w:t>C</w:t>
            </w:r>
          </w:p>
        </w:tc>
      </w:tr>
      <w:tr w:rsidR="004875AD" w:rsidRPr="000A7FA1" w14:paraId="4165AFE2" w14:textId="77777777">
        <w:trPr>
          <w:cantSplit/>
          <w:jc w:val="center"/>
        </w:trPr>
        <w:tc>
          <w:tcPr>
            <w:tcW w:w="3600" w:type="dxa"/>
            <w:shd w:val="clear" w:color="auto" w:fill="F9FBFD"/>
            <w:tcMar>
              <w:top w:w="70" w:type="dxa"/>
              <w:left w:w="90" w:type="dxa"/>
              <w:bottom w:w="70" w:type="dxa"/>
              <w:right w:w="90" w:type="dxa"/>
            </w:tcMar>
          </w:tcPr>
          <w:p w14:paraId="7631EAA9" w14:textId="77777777" w:rsidR="004875AD" w:rsidRPr="000A7FA1" w:rsidRDefault="00A57645">
            <w:pPr>
              <w:spacing w:after="0" w:line="276" w:lineRule="auto"/>
              <w:jc w:val="left"/>
              <w:rPr>
                <w:lang w:val="vi-VN"/>
              </w:rPr>
            </w:pPr>
            <w:r>
              <w:rPr>
                <w:b/>
                <w:sz w:val="19"/>
                <w:lang w:val="vi-VN"/>
              </w:rPr>
              <w:t>Cung cấp hạ tầng máy chủ / Cloud hoặc môi trường kết nối</w:t>
            </w:r>
          </w:p>
        </w:tc>
        <w:tc>
          <w:tcPr>
            <w:tcW w:w="1728" w:type="dxa"/>
            <w:shd w:val="clear" w:color="auto" w:fill="F9FBFD"/>
            <w:tcMar>
              <w:top w:w="70" w:type="dxa"/>
              <w:left w:w="90" w:type="dxa"/>
              <w:bottom w:w="70" w:type="dxa"/>
              <w:right w:w="90" w:type="dxa"/>
            </w:tcMar>
          </w:tcPr>
          <w:p w14:paraId="74045BAA" w14:textId="77777777" w:rsidR="004875AD" w:rsidRPr="000A7FA1" w:rsidRDefault="00A57645">
            <w:pPr>
              <w:spacing w:after="0" w:line="276" w:lineRule="auto"/>
              <w:jc w:val="left"/>
              <w:rPr>
                <w:lang w:val="vi-VN"/>
              </w:rPr>
            </w:pPr>
            <w:r>
              <w:rPr>
                <w:sz w:val="19"/>
                <w:lang w:val="vi-VN"/>
              </w:rPr>
              <w:t>C</w:t>
            </w:r>
          </w:p>
        </w:tc>
        <w:tc>
          <w:tcPr>
            <w:tcW w:w="2016" w:type="dxa"/>
            <w:shd w:val="clear" w:color="auto" w:fill="F9FBFD"/>
            <w:tcMar>
              <w:top w:w="70" w:type="dxa"/>
              <w:left w:w="90" w:type="dxa"/>
              <w:bottom w:w="70" w:type="dxa"/>
              <w:right w:w="90" w:type="dxa"/>
            </w:tcMar>
          </w:tcPr>
          <w:p w14:paraId="663D75C7" w14:textId="77777777" w:rsidR="004875AD" w:rsidRPr="000A7FA1" w:rsidRDefault="00A57645">
            <w:pPr>
              <w:spacing w:after="0" w:line="276" w:lineRule="auto"/>
              <w:jc w:val="center"/>
              <w:rPr>
                <w:lang w:val="vi-VN"/>
              </w:rPr>
            </w:pPr>
            <w:r>
              <w:rPr>
                <w:sz w:val="19"/>
                <w:lang w:val="vi-VN"/>
              </w:rPr>
              <w:t>I</w:t>
            </w:r>
          </w:p>
        </w:tc>
        <w:tc>
          <w:tcPr>
            <w:tcW w:w="2016" w:type="dxa"/>
            <w:shd w:val="clear" w:color="auto" w:fill="F9FBFD"/>
            <w:tcMar>
              <w:top w:w="70" w:type="dxa"/>
              <w:left w:w="90" w:type="dxa"/>
              <w:bottom w:w="70" w:type="dxa"/>
              <w:right w:w="90" w:type="dxa"/>
            </w:tcMar>
          </w:tcPr>
          <w:p w14:paraId="5EDC3838" w14:textId="77777777" w:rsidR="004875AD" w:rsidRPr="000A7FA1" w:rsidRDefault="00A57645">
            <w:pPr>
              <w:spacing w:after="0" w:line="276" w:lineRule="auto"/>
              <w:jc w:val="left"/>
              <w:rPr>
                <w:lang w:val="vi-VN"/>
              </w:rPr>
            </w:pPr>
            <w:r>
              <w:rPr>
                <w:sz w:val="19"/>
                <w:lang w:val="vi-VN"/>
              </w:rPr>
              <w:t>R / A</w:t>
            </w:r>
          </w:p>
        </w:tc>
      </w:tr>
      <w:tr w:rsidR="004875AD" w:rsidRPr="000A7FA1" w14:paraId="06A8276E" w14:textId="77777777">
        <w:trPr>
          <w:cantSplit/>
          <w:jc w:val="center"/>
        </w:trPr>
        <w:tc>
          <w:tcPr>
            <w:tcW w:w="3600" w:type="dxa"/>
            <w:shd w:val="clear" w:color="auto" w:fill="FFFFFF"/>
            <w:tcMar>
              <w:top w:w="70" w:type="dxa"/>
              <w:left w:w="90" w:type="dxa"/>
              <w:bottom w:w="70" w:type="dxa"/>
              <w:right w:w="90" w:type="dxa"/>
            </w:tcMar>
          </w:tcPr>
          <w:p w14:paraId="75194E62" w14:textId="77777777" w:rsidR="004875AD" w:rsidRPr="000A7FA1" w:rsidRDefault="00A57645">
            <w:pPr>
              <w:spacing w:after="0" w:line="276" w:lineRule="auto"/>
              <w:jc w:val="left"/>
              <w:rPr>
                <w:lang w:val="vi-VN"/>
              </w:rPr>
            </w:pPr>
            <w:r>
              <w:rPr>
                <w:b/>
                <w:sz w:val="19"/>
                <w:lang w:val="vi-VN"/>
              </w:rPr>
              <w:lastRenderedPageBreak/>
              <w:t>Cung cấp thông tin API hệ thống (SSO, HRM, M-Office, Mail/SMS)</w:t>
            </w:r>
          </w:p>
        </w:tc>
        <w:tc>
          <w:tcPr>
            <w:tcW w:w="1728" w:type="dxa"/>
            <w:shd w:val="clear" w:color="auto" w:fill="FFFFFF"/>
            <w:tcMar>
              <w:top w:w="70" w:type="dxa"/>
              <w:left w:w="90" w:type="dxa"/>
              <w:bottom w:w="70" w:type="dxa"/>
              <w:right w:w="90" w:type="dxa"/>
            </w:tcMar>
          </w:tcPr>
          <w:p w14:paraId="66E10B46" w14:textId="77777777" w:rsidR="004875AD" w:rsidRPr="000A7FA1" w:rsidRDefault="00A57645">
            <w:pPr>
              <w:spacing w:after="0" w:line="276" w:lineRule="auto"/>
              <w:jc w:val="left"/>
              <w:rPr>
                <w:lang w:val="vi-VN"/>
              </w:rPr>
            </w:pPr>
            <w:r>
              <w:rPr>
                <w:sz w:val="19"/>
                <w:lang w:val="vi-VN"/>
              </w:rPr>
              <w:t>C</w:t>
            </w:r>
          </w:p>
        </w:tc>
        <w:tc>
          <w:tcPr>
            <w:tcW w:w="2016" w:type="dxa"/>
            <w:shd w:val="clear" w:color="auto" w:fill="FFFFFF"/>
            <w:tcMar>
              <w:top w:w="70" w:type="dxa"/>
              <w:left w:w="90" w:type="dxa"/>
              <w:bottom w:w="70" w:type="dxa"/>
              <w:right w:w="90" w:type="dxa"/>
            </w:tcMar>
          </w:tcPr>
          <w:p w14:paraId="627A5811" w14:textId="77777777" w:rsidR="004875AD" w:rsidRPr="000A7FA1" w:rsidRDefault="00A57645">
            <w:pPr>
              <w:spacing w:after="0" w:line="276" w:lineRule="auto"/>
              <w:jc w:val="center"/>
              <w:rPr>
                <w:lang w:val="vi-VN"/>
              </w:rPr>
            </w:pPr>
            <w:r>
              <w:rPr>
                <w:sz w:val="19"/>
                <w:lang w:val="vi-VN"/>
              </w:rPr>
              <w:t>I</w:t>
            </w:r>
          </w:p>
        </w:tc>
        <w:tc>
          <w:tcPr>
            <w:tcW w:w="2016" w:type="dxa"/>
            <w:shd w:val="clear" w:color="auto" w:fill="FFFFFF"/>
            <w:tcMar>
              <w:top w:w="70" w:type="dxa"/>
              <w:left w:w="90" w:type="dxa"/>
              <w:bottom w:w="70" w:type="dxa"/>
              <w:right w:w="90" w:type="dxa"/>
            </w:tcMar>
          </w:tcPr>
          <w:p w14:paraId="0A9163A3" w14:textId="77777777" w:rsidR="004875AD" w:rsidRPr="000A7FA1" w:rsidRDefault="00A57645">
            <w:pPr>
              <w:spacing w:after="0" w:line="276" w:lineRule="auto"/>
              <w:jc w:val="left"/>
              <w:rPr>
                <w:lang w:val="vi-VN"/>
              </w:rPr>
            </w:pPr>
            <w:r>
              <w:rPr>
                <w:sz w:val="19"/>
                <w:lang w:val="vi-VN"/>
              </w:rPr>
              <w:t>R / A</w:t>
            </w:r>
          </w:p>
        </w:tc>
      </w:tr>
      <w:tr w:rsidR="004875AD" w:rsidRPr="000A7FA1" w14:paraId="55D72C1C" w14:textId="77777777">
        <w:trPr>
          <w:cantSplit/>
          <w:jc w:val="center"/>
        </w:trPr>
        <w:tc>
          <w:tcPr>
            <w:tcW w:w="3600" w:type="dxa"/>
            <w:shd w:val="clear" w:color="auto" w:fill="F9FBFD"/>
            <w:tcMar>
              <w:top w:w="70" w:type="dxa"/>
              <w:left w:w="90" w:type="dxa"/>
              <w:bottom w:w="70" w:type="dxa"/>
              <w:right w:w="90" w:type="dxa"/>
            </w:tcMar>
          </w:tcPr>
          <w:p w14:paraId="7BFD57D0" w14:textId="77777777" w:rsidR="004875AD" w:rsidRPr="000A7FA1" w:rsidRDefault="00A57645">
            <w:pPr>
              <w:spacing w:after="0" w:line="276" w:lineRule="auto"/>
              <w:jc w:val="left"/>
              <w:rPr>
                <w:lang w:val="vi-VN"/>
              </w:rPr>
            </w:pPr>
            <w:r>
              <w:rPr>
                <w:b/>
                <w:sz w:val="19"/>
                <w:lang w:val="vi-VN"/>
              </w:rPr>
              <w:t>Phát triển và kết nối tích hợp hệ thống</w:t>
            </w:r>
          </w:p>
        </w:tc>
        <w:tc>
          <w:tcPr>
            <w:tcW w:w="1728" w:type="dxa"/>
            <w:shd w:val="clear" w:color="auto" w:fill="F9FBFD"/>
            <w:tcMar>
              <w:top w:w="70" w:type="dxa"/>
              <w:left w:w="90" w:type="dxa"/>
              <w:bottom w:w="70" w:type="dxa"/>
              <w:right w:w="90" w:type="dxa"/>
            </w:tcMar>
          </w:tcPr>
          <w:p w14:paraId="411EB0E3" w14:textId="77777777" w:rsidR="004875AD" w:rsidRPr="000A7FA1" w:rsidRDefault="00A57645">
            <w:pPr>
              <w:spacing w:after="0" w:line="276" w:lineRule="auto"/>
              <w:jc w:val="left"/>
              <w:rPr>
                <w:lang w:val="vi-VN"/>
              </w:rPr>
            </w:pPr>
            <w:r>
              <w:rPr>
                <w:sz w:val="19"/>
                <w:lang w:val="vi-VN"/>
              </w:rPr>
              <w:t>R</w:t>
            </w:r>
          </w:p>
        </w:tc>
        <w:tc>
          <w:tcPr>
            <w:tcW w:w="2016" w:type="dxa"/>
            <w:shd w:val="clear" w:color="auto" w:fill="F9FBFD"/>
            <w:tcMar>
              <w:top w:w="70" w:type="dxa"/>
              <w:left w:w="90" w:type="dxa"/>
              <w:bottom w:w="70" w:type="dxa"/>
              <w:right w:w="90" w:type="dxa"/>
            </w:tcMar>
          </w:tcPr>
          <w:p w14:paraId="5174C4B6" w14:textId="77777777" w:rsidR="004875AD" w:rsidRPr="000A7FA1" w:rsidRDefault="00A57645">
            <w:pPr>
              <w:spacing w:after="0" w:line="276" w:lineRule="auto"/>
              <w:jc w:val="center"/>
              <w:rPr>
                <w:lang w:val="vi-VN"/>
              </w:rPr>
            </w:pPr>
            <w:r>
              <w:rPr>
                <w:sz w:val="19"/>
                <w:lang w:val="vi-VN"/>
              </w:rPr>
              <w:t>I</w:t>
            </w:r>
          </w:p>
        </w:tc>
        <w:tc>
          <w:tcPr>
            <w:tcW w:w="2016" w:type="dxa"/>
            <w:shd w:val="clear" w:color="auto" w:fill="F9FBFD"/>
            <w:tcMar>
              <w:top w:w="70" w:type="dxa"/>
              <w:left w:w="90" w:type="dxa"/>
              <w:bottom w:w="70" w:type="dxa"/>
              <w:right w:w="90" w:type="dxa"/>
            </w:tcMar>
          </w:tcPr>
          <w:p w14:paraId="07AB6891" w14:textId="77777777" w:rsidR="004875AD" w:rsidRPr="000A7FA1" w:rsidRDefault="00A57645">
            <w:pPr>
              <w:spacing w:after="0" w:line="276" w:lineRule="auto"/>
              <w:jc w:val="left"/>
              <w:rPr>
                <w:lang w:val="vi-VN"/>
              </w:rPr>
            </w:pPr>
            <w:r>
              <w:rPr>
                <w:sz w:val="19"/>
                <w:lang w:val="vi-VN"/>
              </w:rPr>
              <w:t>A / C</w:t>
            </w:r>
          </w:p>
        </w:tc>
      </w:tr>
      <w:tr w:rsidR="004875AD" w:rsidRPr="000A7FA1" w14:paraId="3158B5A6" w14:textId="77777777">
        <w:trPr>
          <w:cantSplit/>
          <w:jc w:val="center"/>
        </w:trPr>
        <w:tc>
          <w:tcPr>
            <w:tcW w:w="3600" w:type="dxa"/>
            <w:shd w:val="clear" w:color="auto" w:fill="FFFFFF"/>
            <w:tcMar>
              <w:top w:w="70" w:type="dxa"/>
              <w:left w:w="90" w:type="dxa"/>
              <w:bottom w:w="70" w:type="dxa"/>
              <w:right w:w="90" w:type="dxa"/>
            </w:tcMar>
          </w:tcPr>
          <w:p w14:paraId="3AC4192C" w14:textId="77777777" w:rsidR="004875AD" w:rsidRPr="000A7FA1" w:rsidRDefault="00A57645">
            <w:pPr>
              <w:spacing w:after="0" w:line="276" w:lineRule="auto"/>
              <w:jc w:val="left"/>
              <w:rPr>
                <w:lang w:val="vi-VN"/>
              </w:rPr>
            </w:pPr>
            <w:r>
              <w:rPr>
                <w:b/>
                <w:sz w:val="19"/>
                <w:lang w:val="vi-VN"/>
              </w:rPr>
              <w:t>Cung cấp dữ liệu cổ đông chốt ngày ĐKCC từ VSD</w:t>
            </w:r>
          </w:p>
        </w:tc>
        <w:tc>
          <w:tcPr>
            <w:tcW w:w="1728" w:type="dxa"/>
            <w:shd w:val="clear" w:color="auto" w:fill="FFFFFF"/>
            <w:tcMar>
              <w:top w:w="70" w:type="dxa"/>
              <w:left w:w="90" w:type="dxa"/>
              <w:bottom w:w="70" w:type="dxa"/>
              <w:right w:w="90" w:type="dxa"/>
            </w:tcMar>
          </w:tcPr>
          <w:p w14:paraId="10066F26" w14:textId="77777777" w:rsidR="004875AD" w:rsidRPr="000A7FA1" w:rsidRDefault="00A57645">
            <w:pPr>
              <w:spacing w:after="0" w:line="276" w:lineRule="auto"/>
              <w:jc w:val="left"/>
              <w:rPr>
                <w:lang w:val="vi-VN"/>
              </w:rPr>
            </w:pPr>
            <w:r>
              <w:rPr>
                <w:sz w:val="19"/>
                <w:lang w:val="vi-VN"/>
              </w:rPr>
              <w:t>I</w:t>
            </w:r>
          </w:p>
        </w:tc>
        <w:tc>
          <w:tcPr>
            <w:tcW w:w="2016" w:type="dxa"/>
            <w:shd w:val="clear" w:color="auto" w:fill="FFFFFF"/>
            <w:tcMar>
              <w:top w:w="70" w:type="dxa"/>
              <w:left w:w="90" w:type="dxa"/>
              <w:bottom w:w="70" w:type="dxa"/>
              <w:right w:w="90" w:type="dxa"/>
            </w:tcMar>
          </w:tcPr>
          <w:p w14:paraId="61E2C730" w14:textId="77777777" w:rsidR="004875AD" w:rsidRPr="000A7FA1" w:rsidRDefault="00A57645">
            <w:pPr>
              <w:spacing w:after="0" w:line="276" w:lineRule="auto"/>
              <w:jc w:val="center"/>
              <w:rPr>
                <w:lang w:val="vi-VN"/>
              </w:rPr>
            </w:pPr>
            <w:r>
              <w:rPr>
                <w:sz w:val="19"/>
                <w:lang w:val="vi-VN"/>
              </w:rPr>
              <w:t>R / A</w:t>
            </w:r>
          </w:p>
        </w:tc>
        <w:tc>
          <w:tcPr>
            <w:tcW w:w="2016" w:type="dxa"/>
            <w:shd w:val="clear" w:color="auto" w:fill="FFFFFF"/>
            <w:tcMar>
              <w:top w:w="70" w:type="dxa"/>
              <w:left w:w="90" w:type="dxa"/>
              <w:bottom w:w="70" w:type="dxa"/>
              <w:right w:w="90" w:type="dxa"/>
            </w:tcMar>
          </w:tcPr>
          <w:p w14:paraId="54007A17" w14:textId="77777777" w:rsidR="004875AD" w:rsidRPr="000A7FA1" w:rsidRDefault="00A57645">
            <w:pPr>
              <w:spacing w:after="0" w:line="276" w:lineRule="auto"/>
              <w:jc w:val="left"/>
              <w:rPr>
                <w:lang w:val="vi-VN"/>
              </w:rPr>
            </w:pPr>
            <w:r>
              <w:rPr>
                <w:sz w:val="19"/>
                <w:lang w:val="vi-VN"/>
              </w:rPr>
              <w:t>I</w:t>
            </w:r>
          </w:p>
        </w:tc>
      </w:tr>
      <w:tr w:rsidR="004875AD" w:rsidRPr="000A7FA1" w14:paraId="5D96EF02" w14:textId="77777777">
        <w:trPr>
          <w:cantSplit/>
          <w:jc w:val="center"/>
        </w:trPr>
        <w:tc>
          <w:tcPr>
            <w:tcW w:w="3600" w:type="dxa"/>
            <w:shd w:val="clear" w:color="auto" w:fill="F9FBFD"/>
            <w:tcMar>
              <w:top w:w="70" w:type="dxa"/>
              <w:left w:w="90" w:type="dxa"/>
              <w:bottom w:w="70" w:type="dxa"/>
              <w:right w:w="90" w:type="dxa"/>
            </w:tcMar>
          </w:tcPr>
          <w:p w14:paraId="333D6D5C" w14:textId="77777777" w:rsidR="004875AD" w:rsidRPr="000A7FA1" w:rsidRDefault="00A57645">
            <w:pPr>
              <w:spacing w:after="0" w:line="276" w:lineRule="auto"/>
              <w:jc w:val="left"/>
              <w:rPr>
                <w:lang w:val="vi-VN"/>
              </w:rPr>
            </w:pPr>
            <w:r>
              <w:rPr>
                <w:b/>
                <w:sz w:val="19"/>
                <w:lang w:val="vi-VN"/>
              </w:rPr>
              <w:t>Kiểm thử chức năng và xác nhận UAT</w:t>
            </w:r>
          </w:p>
        </w:tc>
        <w:tc>
          <w:tcPr>
            <w:tcW w:w="1728" w:type="dxa"/>
            <w:shd w:val="clear" w:color="auto" w:fill="F9FBFD"/>
            <w:tcMar>
              <w:top w:w="70" w:type="dxa"/>
              <w:left w:w="90" w:type="dxa"/>
              <w:bottom w:w="70" w:type="dxa"/>
              <w:right w:w="90" w:type="dxa"/>
            </w:tcMar>
          </w:tcPr>
          <w:p w14:paraId="569923E8" w14:textId="77777777" w:rsidR="004875AD" w:rsidRPr="000A7FA1" w:rsidRDefault="00A57645">
            <w:pPr>
              <w:spacing w:after="0" w:line="276" w:lineRule="auto"/>
              <w:jc w:val="left"/>
              <w:rPr>
                <w:lang w:val="vi-VN"/>
              </w:rPr>
            </w:pPr>
            <w:r>
              <w:rPr>
                <w:sz w:val="19"/>
                <w:lang w:val="vi-VN"/>
              </w:rPr>
              <w:t>R</w:t>
            </w:r>
          </w:p>
        </w:tc>
        <w:tc>
          <w:tcPr>
            <w:tcW w:w="2016" w:type="dxa"/>
            <w:shd w:val="clear" w:color="auto" w:fill="F9FBFD"/>
            <w:tcMar>
              <w:top w:w="70" w:type="dxa"/>
              <w:left w:w="90" w:type="dxa"/>
              <w:bottom w:w="70" w:type="dxa"/>
              <w:right w:w="90" w:type="dxa"/>
            </w:tcMar>
          </w:tcPr>
          <w:p w14:paraId="4C03720B" w14:textId="77777777" w:rsidR="004875AD" w:rsidRPr="000A7FA1" w:rsidRDefault="00A57645">
            <w:pPr>
              <w:spacing w:after="0" w:line="276" w:lineRule="auto"/>
              <w:jc w:val="center"/>
              <w:rPr>
                <w:lang w:val="vi-VN"/>
              </w:rPr>
            </w:pPr>
            <w:r>
              <w:rPr>
                <w:sz w:val="19"/>
                <w:lang w:val="vi-VN"/>
              </w:rPr>
              <w:t>A</w:t>
            </w:r>
          </w:p>
        </w:tc>
        <w:tc>
          <w:tcPr>
            <w:tcW w:w="2016" w:type="dxa"/>
            <w:shd w:val="clear" w:color="auto" w:fill="F9FBFD"/>
            <w:tcMar>
              <w:top w:w="70" w:type="dxa"/>
              <w:left w:w="90" w:type="dxa"/>
              <w:bottom w:w="70" w:type="dxa"/>
              <w:right w:w="90" w:type="dxa"/>
            </w:tcMar>
          </w:tcPr>
          <w:p w14:paraId="3B3AE604" w14:textId="77777777" w:rsidR="004875AD" w:rsidRPr="000A7FA1" w:rsidRDefault="00A57645">
            <w:pPr>
              <w:spacing w:after="0" w:line="276" w:lineRule="auto"/>
              <w:jc w:val="left"/>
              <w:rPr>
                <w:lang w:val="vi-VN"/>
              </w:rPr>
            </w:pPr>
            <w:r>
              <w:rPr>
                <w:sz w:val="19"/>
                <w:lang w:val="vi-VN"/>
              </w:rPr>
              <w:t>C</w:t>
            </w:r>
          </w:p>
        </w:tc>
      </w:tr>
      <w:tr w:rsidR="004875AD" w:rsidRPr="000A7FA1" w14:paraId="550FEE90" w14:textId="77777777">
        <w:trPr>
          <w:cantSplit/>
          <w:jc w:val="center"/>
        </w:trPr>
        <w:tc>
          <w:tcPr>
            <w:tcW w:w="3600" w:type="dxa"/>
            <w:shd w:val="clear" w:color="auto" w:fill="FFFFFF"/>
            <w:tcMar>
              <w:top w:w="70" w:type="dxa"/>
              <w:left w:w="90" w:type="dxa"/>
              <w:bottom w:w="70" w:type="dxa"/>
              <w:right w:w="90" w:type="dxa"/>
            </w:tcMar>
          </w:tcPr>
          <w:p w14:paraId="025C0B7A" w14:textId="77777777" w:rsidR="004875AD" w:rsidRPr="000A7FA1" w:rsidRDefault="00A57645">
            <w:pPr>
              <w:spacing w:after="0" w:line="276" w:lineRule="auto"/>
              <w:jc w:val="left"/>
              <w:rPr>
                <w:lang w:val="vi-VN"/>
              </w:rPr>
            </w:pPr>
            <w:r>
              <w:rPr>
                <w:b/>
                <w:sz w:val="19"/>
                <w:lang w:val="vi-VN"/>
              </w:rPr>
              <w:t>Kiểm thử an toàn bảo mật và quét lỗ hổng bảo mật</w:t>
            </w:r>
          </w:p>
        </w:tc>
        <w:tc>
          <w:tcPr>
            <w:tcW w:w="1728" w:type="dxa"/>
            <w:shd w:val="clear" w:color="auto" w:fill="FFFFFF"/>
            <w:tcMar>
              <w:top w:w="70" w:type="dxa"/>
              <w:left w:w="90" w:type="dxa"/>
              <w:bottom w:w="70" w:type="dxa"/>
              <w:right w:w="90" w:type="dxa"/>
            </w:tcMar>
          </w:tcPr>
          <w:p w14:paraId="20310271" w14:textId="77777777" w:rsidR="004875AD" w:rsidRPr="000A7FA1" w:rsidRDefault="00A57645">
            <w:pPr>
              <w:spacing w:after="0" w:line="276" w:lineRule="auto"/>
              <w:jc w:val="left"/>
              <w:rPr>
                <w:lang w:val="vi-VN"/>
              </w:rPr>
            </w:pPr>
            <w:r>
              <w:rPr>
                <w:sz w:val="19"/>
                <w:lang w:val="vi-VN"/>
              </w:rPr>
              <w:t>R</w:t>
            </w:r>
          </w:p>
        </w:tc>
        <w:tc>
          <w:tcPr>
            <w:tcW w:w="2016" w:type="dxa"/>
            <w:shd w:val="clear" w:color="auto" w:fill="FFFFFF"/>
            <w:tcMar>
              <w:top w:w="70" w:type="dxa"/>
              <w:left w:w="90" w:type="dxa"/>
              <w:bottom w:w="70" w:type="dxa"/>
              <w:right w:w="90" w:type="dxa"/>
            </w:tcMar>
          </w:tcPr>
          <w:p w14:paraId="13376898" w14:textId="77777777" w:rsidR="004875AD" w:rsidRPr="000A7FA1" w:rsidRDefault="00A57645">
            <w:pPr>
              <w:spacing w:after="0" w:line="276" w:lineRule="auto"/>
              <w:jc w:val="center"/>
              <w:rPr>
                <w:lang w:val="vi-VN"/>
              </w:rPr>
            </w:pPr>
            <w:r>
              <w:rPr>
                <w:sz w:val="19"/>
                <w:lang w:val="vi-VN"/>
              </w:rPr>
              <w:t>I</w:t>
            </w:r>
          </w:p>
        </w:tc>
        <w:tc>
          <w:tcPr>
            <w:tcW w:w="2016" w:type="dxa"/>
            <w:shd w:val="clear" w:color="auto" w:fill="FFFFFF"/>
            <w:tcMar>
              <w:top w:w="70" w:type="dxa"/>
              <w:left w:w="90" w:type="dxa"/>
              <w:bottom w:w="70" w:type="dxa"/>
              <w:right w:w="90" w:type="dxa"/>
            </w:tcMar>
          </w:tcPr>
          <w:p w14:paraId="4FB45AE5" w14:textId="77777777" w:rsidR="004875AD" w:rsidRPr="000A7FA1" w:rsidRDefault="00A57645">
            <w:pPr>
              <w:spacing w:after="0" w:line="276" w:lineRule="auto"/>
              <w:jc w:val="left"/>
              <w:rPr>
                <w:lang w:val="vi-VN"/>
              </w:rPr>
            </w:pPr>
            <w:r>
              <w:rPr>
                <w:sz w:val="19"/>
                <w:lang w:val="vi-VN"/>
              </w:rPr>
              <w:t>R / A</w:t>
            </w:r>
          </w:p>
        </w:tc>
      </w:tr>
      <w:tr w:rsidR="004875AD" w:rsidRPr="000A7FA1" w14:paraId="34469D98" w14:textId="77777777">
        <w:trPr>
          <w:cantSplit/>
          <w:jc w:val="center"/>
        </w:trPr>
        <w:tc>
          <w:tcPr>
            <w:tcW w:w="3600" w:type="dxa"/>
            <w:shd w:val="clear" w:color="auto" w:fill="F9FBFD"/>
            <w:tcMar>
              <w:top w:w="70" w:type="dxa"/>
              <w:left w:w="90" w:type="dxa"/>
              <w:bottom w:w="70" w:type="dxa"/>
              <w:right w:w="90" w:type="dxa"/>
            </w:tcMar>
          </w:tcPr>
          <w:p w14:paraId="5F3FEF50" w14:textId="77777777" w:rsidR="004875AD" w:rsidRPr="000A7FA1" w:rsidRDefault="00A57645">
            <w:pPr>
              <w:spacing w:after="0" w:line="276" w:lineRule="auto"/>
              <w:jc w:val="left"/>
              <w:rPr>
                <w:lang w:val="vi-VN"/>
              </w:rPr>
            </w:pPr>
            <w:r>
              <w:rPr>
                <w:b/>
                <w:sz w:val="19"/>
                <w:lang w:val="vi-VN"/>
              </w:rPr>
              <w:t>Tổ chức các buổi đào tạo và diễn tập kịch bản</w:t>
            </w:r>
          </w:p>
        </w:tc>
        <w:tc>
          <w:tcPr>
            <w:tcW w:w="1728" w:type="dxa"/>
            <w:shd w:val="clear" w:color="auto" w:fill="F9FBFD"/>
            <w:tcMar>
              <w:top w:w="70" w:type="dxa"/>
              <w:left w:w="90" w:type="dxa"/>
              <w:bottom w:w="70" w:type="dxa"/>
              <w:right w:w="90" w:type="dxa"/>
            </w:tcMar>
          </w:tcPr>
          <w:p w14:paraId="32CCCA92" w14:textId="77777777" w:rsidR="004875AD" w:rsidRPr="000A7FA1" w:rsidRDefault="00A57645">
            <w:pPr>
              <w:spacing w:after="0" w:line="276" w:lineRule="auto"/>
              <w:jc w:val="left"/>
              <w:rPr>
                <w:lang w:val="vi-VN"/>
              </w:rPr>
            </w:pPr>
            <w:r>
              <w:rPr>
                <w:sz w:val="19"/>
                <w:lang w:val="vi-VN"/>
              </w:rPr>
              <w:t>R</w:t>
            </w:r>
          </w:p>
        </w:tc>
        <w:tc>
          <w:tcPr>
            <w:tcW w:w="2016" w:type="dxa"/>
            <w:shd w:val="clear" w:color="auto" w:fill="F9FBFD"/>
            <w:tcMar>
              <w:top w:w="70" w:type="dxa"/>
              <w:left w:w="90" w:type="dxa"/>
              <w:bottom w:w="70" w:type="dxa"/>
              <w:right w:w="90" w:type="dxa"/>
            </w:tcMar>
          </w:tcPr>
          <w:p w14:paraId="75841C33" w14:textId="77777777" w:rsidR="004875AD" w:rsidRPr="000A7FA1" w:rsidRDefault="00A57645">
            <w:pPr>
              <w:spacing w:after="0" w:line="276" w:lineRule="auto"/>
              <w:jc w:val="center"/>
              <w:rPr>
                <w:lang w:val="vi-VN"/>
              </w:rPr>
            </w:pPr>
            <w:r>
              <w:rPr>
                <w:sz w:val="19"/>
                <w:lang w:val="vi-VN"/>
              </w:rPr>
              <w:t>R / A</w:t>
            </w:r>
          </w:p>
        </w:tc>
        <w:tc>
          <w:tcPr>
            <w:tcW w:w="2016" w:type="dxa"/>
            <w:shd w:val="clear" w:color="auto" w:fill="F9FBFD"/>
            <w:tcMar>
              <w:top w:w="70" w:type="dxa"/>
              <w:left w:w="90" w:type="dxa"/>
              <w:bottom w:w="70" w:type="dxa"/>
              <w:right w:w="90" w:type="dxa"/>
            </w:tcMar>
          </w:tcPr>
          <w:p w14:paraId="683AD692" w14:textId="77777777" w:rsidR="004875AD" w:rsidRPr="000A7FA1" w:rsidRDefault="00A57645">
            <w:pPr>
              <w:spacing w:after="0" w:line="276" w:lineRule="auto"/>
              <w:jc w:val="left"/>
              <w:rPr>
                <w:lang w:val="vi-VN"/>
              </w:rPr>
            </w:pPr>
            <w:r>
              <w:rPr>
                <w:sz w:val="19"/>
                <w:lang w:val="vi-VN"/>
              </w:rPr>
              <w:t>C</w:t>
            </w:r>
          </w:p>
        </w:tc>
      </w:tr>
      <w:tr w:rsidR="004875AD" w:rsidRPr="000A7FA1" w14:paraId="61092976" w14:textId="77777777">
        <w:trPr>
          <w:cantSplit/>
          <w:jc w:val="center"/>
        </w:trPr>
        <w:tc>
          <w:tcPr>
            <w:tcW w:w="3600" w:type="dxa"/>
            <w:shd w:val="clear" w:color="auto" w:fill="FFFFFF"/>
            <w:tcMar>
              <w:top w:w="70" w:type="dxa"/>
              <w:left w:w="90" w:type="dxa"/>
              <w:bottom w:w="70" w:type="dxa"/>
              <w:right w:w="90" w:type="dxa"/>
            </w:tcMar>
          </w:tcPr>
          <w:p w14:paraId="1418A20B" w14:textId="77777777" w:rsidR="004875AD" w:rsidRPr="000A7FA1" w:rsidRDefault="00A57645">
            <w:pPr>
              <w:spacing w:after="0" w:line="276" w:lineRule="auto"/>
              <w:jc w:val="left"/>
              <w:rPr>
                <w:lang w:val="vi-VN"/>
              </w:rPr>
            </w:pPr>
            <w:r>
              <w:rPr>
                <w:b/>
                <w:sz w:val="19"/>
                <w:lang w:val="vi-VN"/>
              </w:rPr>
              <w:t>Vận hành kỹ thuật trực tiếp trong ngày Đại hội</w:t>
            </w:r>
          </w:p>
        </w:tc>
        <w:tc>
          <w:tcPr>
            <w:tcW w:w="1728" w:type="dxa"/>
            <w:shd w:val="clear" w:color="auto" w:fill="FFFFFF"/>
            <w:tcMar>
              <w:top w:w="70" w:type="dxa"/>
              <w:left w:w="90" w:type="dxa"/>
              <w:bottom w:w="70" w:type="dxa"/>
              <w:right w:w="90" w:type="dxa"/>
            </w:tcMar>
          </w:tcPr>
          <w:p w14:paraId="100D40F6" w14:textId="77777777" w:rsidR="004875AD" w:rsidRPr="000A7FA1" w:rsidRDefault="00A57645">
            <w:pPr>
              <w:spacing w:after="0" w:line="276" w:lineRule="auto"/>
              <w:jc w:val="left"/>
              <w:rPr>
                <w:lang w:val="vi-VN"/>
              </w:rPr>
            </w:pPr>
            <w:r>
              <w:rPr>
                <w:sz w:val="19"/>
                <w:lang w:val="vi-VN"/>
              </w:rPr>
              <w:t>R</w:t>
            </w:r>
          </w:p>
        </w:tc>
        <w:tc>
          <w:tcPr>
            <w:tcW w:w="2016" w:type="dxa"/>
            <w:shd w:val="clear" w:color="auto" w:fill="FFFFFF"/>
            <w:tcMar>
              <w:top w:w="70" w:type="dxa"/>
              <w:left w:w="90" w:type="dxa"/>
              <w:bottom w:w="70" w:type="dxa"/>
              <w:right w:w="90" w:type="dxa"/>
            </w:tcMar>
          </w:tcPr>
          <w:p w14:paraId="6781E359" w14:textId="77777777" w:rsidR="004875AD" w:rsidRPr="000A7FA1" w:rsidRDefault="00A57645">
            <w:pPr>
              <w:spacing w:after="0" w:line="276" w:lineRule="auto"/>
              <w:jc w:val="center"/>
              <w:rPr>
                <w:lang w:val="vi-VN"/>
              </w:rPr>
            </w:pPr>
            <w:r>
              <w:rPr>
                <w:sz w:val="19"/>
                <w:lang w:val="vi-VN"/>
              </w:rPr>
              <w:t>A</w:t>
            </w:r>
          </w:p>
        </w:tc>
        <w:tc>
          <w:tcPr>
            <w:tcW w:w="2016" w:type="dxa"/>
            <w:shd w:val="clear" w:color="auto" w:fill="FFFFFF"/>
            <w:tcMar>
              <w:top w:w="70" w:type="dxa"/>
              <w:left w:w="90" w:type="dxa"/>
              <w:bottom w:w="70" w:type="dxa"/>
              <w:right w:w="90" w:type="dxa"/>
            </w:tcMar>
          </w:tcPr>
          <w:p w14:paraId="7CFBC032" w14:textId="77777777" w:rsidR="004875AD" w:rsidRPr="000A7FA1" w:rsidRDefault="00A57645">
            <w:pPr>
              <w:spacing w:after="0" w:line="276" w:lineRule="auto"/>
              <w:jc w:val="left"/>
              <w:rPr>
                <w:lang w:val="vi-VN"/>
              </w:rPr>
            </w:pPr>
            <w:r>
              <w:rPr>
                <w:sz w:val="19"/>
                <w:lang w:val="vi-VN"/>
              </w:rPr>
              <w:t>C</w:t>
            </w:r>
          </w:p>
        </w:tc>
      </w:tr>
      <w:tr w:rsidR="004875AD" w:rsidRPr="000A7FA1" w14:paraId="5728CF21" w14:textId="77777777">
        <w:trPr>
          <w:cantSplit/>
          <w:jc w:val="center"/>
        </w:trPr>
        <w:tc>
          <w:tcPr>
            <w:tcW w:w="3600" w:type="dxa"/>
            <w:shd w:val="clear" w:color="auto" w:fill="F9FBFD"/>
            <w:tcMar>
              <w:top w:w="70" w:type="dxa"/>
              <w:left w:w="90" w:type="dxa"/>
              <w:bottom w:w="70" w:type="dxa"/>
              <w:right w:w="90" w:type="dxa"/>
            </w:tcMar>
          </w:tcPr>
          <w:p w14:paraId="378871E7" w14:textId="77777777" w:rsidR="004875AD" w:rsidRPr="000A7FA1" w:rsidRDefault="00A57645">
            <w:pPr>
              <w:spacing w:after="0" w:line="276" w:lineRule="auto"/>
              <w:jc w:val="left"/>
              <w:rPr>
                <w:lang w:val="vi-VN"/>
              </w:rPr>
            </w:pPr>
            <w:r>
              <w:rPr>
                <w:b/>
                <w:sz w:val="19"/>
                <w:lang w:val="vi-VN"/>
              </w:rPr>
              <w:t>Phê duyệt tính pháp lý biên bản, nghị quyết đại hội</w:t>
            </w:r>
          </w:p>
        </w:tc>
        <w:tc>
          <w:tcPr>
            <w:tcW w:w="1728" w:type="dxa"/>
            <w:shd w:val="clear" w:color="auto" w:fill="F9FBFD"/>
            <w:tcMar>
              <w:top w:w="70" w:type="dxa"/>
              <w:left w:w="90" w:type="dxa"/>
              <w:bottom w:w="70" w:type="dxa"/>
              <w:right w:w="90" w:type="dxa"/>
            </w:tcMar>
          </w:tcPr>
          <w:p w14:paraId="08868330" w14:textId="77777777" w:rsidR="004875AD" w:rsidRPr="000A7FA1" w:rsidRDefault="00A57645">
            <w:pPr>
              <w:spacing w:after="0" w:line="276" w:lineRule="auto"/>
              <w:jc w:val="left"/>
              <w:rPr>
                <w:lang w:val="vi-VN"/>
              </w:rPr>
            </w:pPr>
            <w:r>
              <w:rPr>
                <w:sz w:val="19"/>
                <w:lang w:val="vi-VN"/>
              </w:rPr>
              <w:t>I</w:t>
            </w:r>
          </w:p>
        </w:tc>
        <w:tc>
          <w:tcPr>
            <w:tcW w:w="2016" w:type="dxa"/>
            <w:shd w:val="clear" w:color="auto" w:fill="F9FBFD"/>
            <w:tcMar>
              <w:top w:w="70" w:type="dxa"/>
              <w:left w:w="90" w:type="dxa"/>
              <w:bottom w:w="70" w:type="dxa"/>
              <w:right w:w="90" w:type="dxa"/>
            </w:tcMar>
          </w:tcPr>
          <w:p w14:paraId="2B637ADE" w14:textId="77777777" w:rsidR="004875AD" w:rsidRPr="000A7FA1" w:rsidRDefault="00A57645">
            <w:pPr>
              <w:spacing w:after="0" w:line="276" w:lineRule="auto"/>
              <w:jc w:val="center"/>
              <w:rPr>
                <w:lang w:val="vi-VN"/>
              </w:rPr>
            </w:pPr>
            <w:r>
              <w:rPr>
                <w:sz w:val="19"/>
                <w:lang w:val="vi-VN"/>
              </w:rPr>
              <w:t>R / A</w:t>
            </w:r>
          </w:p>
        </w:tc>
        <w:tc>
          <w:tcPr>
            <w:tcW w:w="2016" w:type="dxa"/>
            <w:shd w:val="clear" w:color="auto" w:fill="F9FBFD"/>
            <w:tcMar>
              <w:top w:w="70" w:type="dxa"/>
              <w:left w:w="90" w:type="dxa"/>
              <w:bottom w:w="70" w:type="dxa"/>
              <w:right w:w="90" w:type="dxa"/>
            </w:tcMar>
          </w:tcPr>
          <w:p w14:paraId="226D537E" w14:textId="77777777" w:rsidR="004875AD" w:rsidRPr="000A7FA1" w:rsidRDefault="00A57645">
            <w:pPr>
              <w:spacing w:after="0" w:line="276" w:lineRule="auto"/>
              <w:jc w:val="left"/>
              <w:rPr>
                <w:lang w:val="vi-VN"/>
              </w:rPr>
            </w:pPr>
            <w:r>
              <w:rPr>
                <w:sz w:val="19"/>
                <w:lang w:val="vi-VN"/>
              </w:rPr>
              <w:t>I</w:t>
            </w:r>
          </w:p>
        </w:tc>
      </w:tr>
      <w:tr w:rsidR="004875AD" w:rsidRPr="000A7FA1" w14:paraId="707B18AD" w14:textId="77777777">
        <w:trPr>
          <w:cantSplit/>
          <w:jc w:val="center"/>
        </w:trPr>
        <w:tc>
          <w:tcPr>
            <w:tcW w:w="3600" w:type="dxa"/>
            <w:shd w:val="clear" w:color="auto" w:fill="FFFFFF"/>
            <w:tcMar>
              <w:top w:w="70" w:type="dxa"/>
              <w:left w:w="90" w:type="dxa"/>
              <w:bottom w:w="70" w:type="dxa"/>
              <w:right w:w="90" w:type="dxa"/>
            </w:tcMar>
          </w:tcPr>
          <w:p w14:paraId="539F1455" w14:textId="77777777" w:rsidR="004875AD" w:rsidRPr="000A7FA1" w:rsidRDefault="00A57645">
            <w:pPr>
              <w:spacing w:after="0" w:line="276" w:lineRule="auto"/>
              <w:jc w:val="left"/>
              <w:rPr>
                <w:lang w:val="vi-VN"/>
              </w:rPr>
            </w:pPr>
            <w:r>
              <w:rPr>
                <w:b/>
                <w:sz w:val="19"/>
                <w:lang w:val="vi-VN"/>
              </w:rPr>
              <w:t>Bàn giao hồ sơ lưu trữ và đóng dự án</w:t>
            </w:r>
          </w:p>
        </w:tc>
        <w:tc>
          <w:tcPr>
            <w:tcW w:w="1728" w:type="dxa"/>
            <w:shd w:val="clear" w:color="auto" w:fill="FFFFFF"/>
            <w:tcMar>
              <w:top w:w="70" w:type="dxa"/>
              <w:left w:w="90" w:type="dxa"/>
              <w:bottom w:w="70" w:type="dxa"/>
              <w:right w:w="90" w:type="dxa"/>
            </w:tcMar>
          </w:tcPr>
          <w:p w14:paraId="18DBD793" w14:textId="77777777" w:rsidR="004875AD" w:rsidRPr="000A7FA1" w:rsidRDefault="00A57645">
            <w:pPr>
              <w:spacing w:after="0" w:line="276" w:lineRule="auto"/>
              <w:jc w:val="left"/>
              <w:rPr>
                <w:lang w:val="vi-VN"/>
              </w:rPr>
            </w:pPr>
            <w:r>
              <w:rPr>
                <w:sz w:val="19"/>
                <w:lang w:val="vi-VN"/>
              </w:rPr>
              <w:t>R</w:t>
            </w:r>
          </w:p>
        </w:tc>
        <w:tc>
          <w:tcPr>
            <w:tcW w:w="2016" w:type="dxa"/>
            <w:shd w:val="clear" w:color="auto" w:fill="FFFFFF"/>
            <w:tcMar>
              <w:top w:w="70" w:type="dxa"/>
              <w:left w:w="90" w:type="dxa"/>
              <w:bottom w:w="70" w:type="dxa"/>
              <w:right w:w="90" w:type="dxa"/>
            </w:tcMar>
          </w:tcPr>
          <w:p w14:paraId="44E9DBF3" w14:textId="77777777" w:rsidR="004875AD" w:rsidRPr="000A7FA1" w:rsidRDefault="00A57645">
            <w:pPr>
              <w:spacing w:after="0" w:line="276" w:lineRule="auto"/>
              <w:jc w:val="center"/>
              <w:rPr>
                <w:lang w:val="vi-VN"/>
              </w:rPr>
            </w:pPr>
            <w:r>
              <w:rPr>
                <w:sz w:val="19"/>
                <w:lang w:val="vi-VN"/>
              </w:rPr>
              <w:t>R / A</w:t>
            </w:r>
          </w:p>
        </w:tc>
        <w:tc>
          <w:tcPr>
            <w:tcW w:w="2016" w:type="dxa"/>
            <w:shd w:val="clear" w:color="auto" w:fill="FFFFFF"/>
            <w:tcMar>
              <w:top w:w="70" w:type="dxa"/>
              <w:left w:w="90" w:type="dxa"/>
              <w:bottom w:w="70" w:type="dxa"/>
              <w:right w:w="90" w:type="dxa"/>
            </w:tcMar>
          </w:tcPr>
          <w:p w14:paraId="5AA7BFEF" w14:textId="77777777" w:rsidR="004875AD" w:rsidRPr="000A7FA1" w:rsidRDefault="00A57645">
            <w:pPr>
              <w:spacing w:after="0" w:line="276" w:lineRule="auto"/>
              <w:jc w:val="left"/>
              <w:rPr>
                <w:lang w:val="vi-VN"/>
              </w:rPr>
            </w:pPr>
            <w:r>
              <w:rPr>
                <w:sz w:val="19"/>
                <w:lang w:val="vi-VN"/>
              </w:rPr>
              <w:t>I</w:t>
            </w:r>
          </w:p>
        </w:tc>
      </w:tr>
    </w:tbl>
    <w:p w14:paraId="3D6E916B" w14:textId="77777777" w:rsidR="004875AD" w:rsidRPr="000A7FA1" w:rsidRDefault="004875AD">
      <w:pPr>
        <w:spacing w:after="80"/>
        <w:rPr>
          <w:lang w:val="vi-VN"/>
        </w:rPr>
      </w:pPr>
    </w:p>
    <w:p w14:paraId="55CD975A" w14:textId="77777777" w:rsidR="004875AD" w:rsidRPr="000A7FA1" w:rsidRDefault="00A57645">
      <w:pPr>
        <w:pStyle w:val="Heading2"/>
        <w:rPr>
          <w:lang w:val="vi-VN"/>
        </w:rPr>
      </w:pPr>
      <w:r>
        <w:rPr>
          <w:lang w:val="vi-VN"/>
        </w:rPr>
        <w:t>7.3. Cam kết Chất lượng Dịch vụ (SLA) và Chính sách Bảo hành, Bảo trì</w:t>
      </w:r>
    </w:p>
    <w:p w14:paraId="4B343D99" w14:textId="77777777" w:rsidR="004875AD" w:rsidRPr="000A7FA1" w:rsidRDefault="00A57645">
      <w:pPr>
        <w:rPr>
          <w:lang w:val="vi-VN"/>
        </w:rPr>
      </w:pPr>
      <w:r>
        <w:rPr>
          <w:lang w:val="vi-VN"/>
        </w:rPr>
        <w:t>Evotek cam kết cung cấp dịch vụ hỗ trợ kỹ thuật và bảo hành với tiêu chuẩn cao nhất dành cho MBS:</w:t>
      </w:r>
    </w:p>
    <w:p w14:paraId="2E2BF19F" w14:textId="77777777" w:rsidR="004875AD" w:rsidRPr="000A7FA1" w:rsidRDefault="00A57645">
      <w:pPr>
        <w:spacing w:after="60"/>
        <w:ind w:left="288"/>
        <w:rPr>
          <w:lang w:val="vi-VN"/>
        </w:rPr>
      </w:pPr>
      <w:r>
        <w:rPr>
          <w:b/>
          <w:color w:val="005599"/>
          <w:lang w:val="vi-VN"/>
        </w:rPr>
        <w:t xml:space="preserve">✔ Mức độ sẵn sàng của hệ thống (System Availability): </w:t>
      </w:r>
      <w:r>
        <w:rPr>
          <w:lang w:val="vi-VN"/>
        </w:rPr>
        <w:t>Đạt tối thiểu 99.9% trong toàn bộ thời gian diễn ra kỳ đại hội.</w:t>
      </w:r>
    </w:p>
    <w:p w14:paraId="66E12ED6" w14:textId="77777777" w:rsidR="004875AD" w:rsidRPr="000A7FA1" w:rsidRDefault="00A57645">
      <w:pPr>
        <w:spacing w:after="60"/>
        <w:ind w:left="288"/>
        <w:rPr>
          <w:lang w:val="vi-VN"/>
        </w:rPr>
      </w:pPr>
      <w:r>
        <w:rPr>
          <w:b/>
          <w:color w:val="005599"/>
          <w:lang w:val="vi-VN"/>
        </w:rPr>
        <w:t xml:space="preserve">✔ Thời gian phản hồi sự cố khẩn cấp (Severity 1): </w:t>
      </w:r>
      <w:r>
        <w:rPr>
          <w:lang w:val="vi-VN"/>
        </w:rPr>
        <w:t>Dưới 05 phút trong ngày diễn ra đại hội; có mặt kỹ sư trực tiếp tại chỗ xử lý ngay lập tức.</w:t>
      </w:r>
    </w:p>
    <w:p w14:paraId="67CEABEB" w14:textId="77777777" w:rsidR="004875AD" w:rsidRPr="000A7FA1" w:rsidRDefault="00A57645">
      <w:pPr>
        <w:spacing w:after="60"/>
        <w:ind w:left="288"/>
        <w:rPr>
          <w:lang w:val="vi-VN"/>
        </w:rPr>
      </w:pPr>
      <w:r>
        <w:rPr>
          <w:b/>
          <w:color w:val="005599"/>
          <w:lang w:val="vi-VN"/>
        </w:rPr>
        <w:t xml:space="preserve">✔ Thời gian phục hồi dịch vụ mục tiêu (RTO): </w:t>
      </w:r>
      <w:r>
        <w:rPr>
          <w:lang w:val="vi-VN"/>
        </w:rPr>
        <w:t>Dưới 15 phút đối với sự cố hạ tầng máy chủ nhờ hệ thống High Availability dự phòng nóng.</w:t>
      </w:r>
    </w:p>
    <w:p w14:paraId="7EA650F3" w14:textId="77777777" w:rsidR="004875AD" w:rsidRPr="000A7FA1" w:rsidRDefault="00A57645">
      <w:pPr>
        <w:spacing w:after="60"/>
        <w:ind w:left="288"/>
        <w:rPr>
          <w:lang w:val="vi-VN"/>
        </w:rPr>
      </w:pPr>
      <w:r>
        <w:rPr>
          <w:b/>
          <w:color w:val="005599"/>
          <w:lang w:val="vi-VN"/>
        </w:rPr>
        <w:t xml:space="preserve">✔ Điểm phục hồi dữ liệu mục tiêu (RPO): </w:t>
      </w:r>
      <w:r>
        <w:rPr>
          <w:lang w:val="vi-VN"/>
        </w:rPr>
        <w:t>Bằng 0 (RPO = 0), bảo đảm không mất bất kỳ một bản ghi giao dịch biểu quyết nào.</w:t>
      </w:r>
    </w:p>
    <w:p w14:paraId="4D7C80C6" w14:textId="77777777" w:rsidR="004875AD" w:rsidRPr="000A7FA1" w:rsidRDefault="00A57645">
      <w:pPr>
        <w:spacing w:after="60"/>
        <w:ind w:left="288"/>
        <w:rPr>
          <w:lang w:val="vi-VN"/>
        </w:rPr>
      </w:pPr>
      <w:r>
        <w:rPr>
          <w:b/>
          <w:color w:val="005599"/>
          <w:lang w:val="vi-VN"/>
        </w:rPr>
        <w:t xml:space="preserve">✔ Chính sách bảo hành - nâng cấp: </w:t>
      </w:r>
      <w:r>
        <w:rPr>
          <w:lang w:val="vi-VN"/>
        </w:rPr>
        <w:t>Bảo hành miễn phí 12 tháng kể từ ngày nghiệm thu; cam kết hỗ trợ cập nhật kịp thời các thay đổi về quy định pháp lý liên quan đến tổ chức ĐHĐCĐ.</w:t>
      </w:r>
    </w:p>
    <w:p w14:paraId="3C650791" w14:textId="77777777" w:rsidR="004875AD" w:rsidRPr="000A7FA1" w:rsidRDefault="00A57645">
      <w:pPr>
        <w:rPr>
          <w:lang w:val="vi-VN"/>
        </w:rPr>
      </w:pPr>
      <w:r>
        <w:rPr>
          <w:lang w:val="vi-VN"/>
        </w:rPr>
        <w:br w:type="page"/>
      </w:r>
    </w:p>
    <w:p w14:paraId="0AE02523" w14:textId="77777777" w:rsidR="004875AD" w:rsidRPr="000A7FA1" w:rsidRDefault="00A57645">
      <w:pPr>
        <w:pStyle w:val="Heading1"/>
        <w:rPr>
          <w:lang w:val="vi-VN"/>
        </w:rPr>
      </w:pPr>
      <w:r>
        <w:rPr>
          <w:lang w:val="vi-VN"/>
        </w:rPr>
        <w:lastRenderedPageBreak/>
        <w:t>PHẦN VIII: CÁC ĐỀ XUẤT GIÁ TRỊ GIA TĂNG DÀNH RIÊNG CHO CHỨNG KHOÁN MBS</w:t>
      </w:r>
    </w:p>
    <w:p w14:paraId="53FD72ED" w14:textId="77777777" w:rsidR="004875AD" w:rsidRPr="000A7FA1" w:rsidRDefault="00A57645">
      <w:pPr>
        <w:rPr>
          <w:lang w:val="vi-VN"/>
        </w:rPr>
      </w:pPr>
      <w:r>
        <w:rPr>
          <w:lang w:val="vi-VN"/>
        </w:rPr>
        <w:t>Nhằm mang lại những giá trị vượt trội ngoài phạm vi yêu cầu cơ bản, Evotek trân trọng đề xuất các sáng kiến giải pháp gia tăng giá trị được thiết kế chuyên biệt cho vị thế dẫn đầu của Chứng khoán MBS:</w:t>
      </w:r>
    </w:p>
    <w:p w14:paraId="3D2EC551" w14:textId="77777777" w:rsidR="004875AD" w:rsidRPr="000A7FA1" w:rsidRDefault="4EE489EC">
      <w:pPr>
        <w:pStyle w:val="Heading2"/>
        <w:rPr>
          <w:lang w:val="vi-VN"/>
        </w:rPr>
      </w:pPr>
      <w:commentRangeStart w:id="71"/>
      <w:del w:id="72" w:author="Claude" w:date="2026-10-01T10:00:00Z">
        <w:r>
          <w:rPr>
            <w:lang w:val="vi-VN"/>
          </w:rPr>
          <w:delText>8.1. Tích hợp tính năng ĐHĐCĐ vào ứng dụng di động MBS Mobile App (One-Touch AGM)</w:delText>
        </w:r>
      </w:del>
      <w:commentRangeEnd w:id="71"/>
      <w:r>
        <w:rPr>
          <w:rStyle w:val="CommentReference"/>
          <w:sz w:val="28"/>
          <w:szCs w:val="26"/>
          <w:lang w:val="vi-VN"/>
        </w:rPr>
        <w:commentReference w:id="71"/>
      </w:r>
    </w:p>
    <w:p w14:paraId="46547863" w14:textId="77777777" w:rsidR="004875AD" w:rsidRPr="000A7FA1" w:rsidRDefault="00A57645">
      <w:pPr>
        <w:rPr>
          <w:lang w:val="vi-VN"/>
        </w:rPr>
      </w:pPr>
      <w:del w:id="73" w:author="Claude" w:date="2026-10-01T10:00:00Z">
        <w:r>
          <w:rPr>
            <w:lang w:val="vi-VN"/>
          </w:rPr>
          <w:delText>MBS đang sở hữu nền tảng ứng dụng di động giao dịch chứng khoán (MBS Mobile App) rất mạnh mẽ với lượng người dùng đông đảo. Evotek đề xuất giải pháp nhúng trực tiếp Cổng Cổ đông Easy SMS dưới dạng Mini-App / Web-View tích hợp sâu vào MBS Mobile App. Khi đến mùa đại hội, các cổ đông là khách hàng của MBS chỉ cần mở ứng dụng giao dịch thường ngày, bấm một chạm vào banner thông báo để tham gia ngay đại hội cổ đông MBS mà không cần phải đăng nhập lại hoặc chuyển sang trình duyệt web bên ngoài. Đây sẽ là bước đột phá về trải nghiệm số, khẳng định vị thế công ty chứng khoán số tiên phong tại Việt Nam.</w:delText>
        </w:r>
      </w:del>
    </w:p>
    <w:p w14:paraId="319B3E24" w14:textId="314A35D0" w:rsidR="004875AD" w:rsidRPr="000A7FA1" w:rsidRDefault="00A57645">
      <w:pPr>
        <w:pStyle w:val="Heading2"/>
        <w:rPr>
          <w:lang w:val="vi-VN"/>
        </w:rPr>
      </w:pPr>
      <w:r>
        <w:rPr>
          <w:lang w:val="vi-VN"/>
        </w:rPr>
        <w:t>8.</w:t>
      </w:r>
      <w:r w:rsidR="00C07A8B">
        <w:t>1</w:t>
      </w:r>
      <w:r>
        <w:rPr>
          <w:lang w:val="vi-VN"/>
        </w:rPr>
        <w:t>. Phương án Tối ưu hóa Chi phí Hạ tầng qua Mô hình Lai (Hybrid Deployment)</w:t>
      </w:r>
    </w:p>
    <w:p w14:paraId="2BABAC31" w14:textId="77777777" w:rsidR="004875AD" w:rsidRPr="000A7FA1" w:rsidRDefault="00A57645">
      <w:pPr>
        <w:rPr>
          <w:lang w:val="vi-VN"/>
        </w:rPr>
      </w:pPr>
      <w:r>
        <w:rPr>
          <w:lang w:val="vi-VN"/>
        </w:rPr>
        <w:t>Evotek đề xuất phương án triển khai linh hoạt: Hệ thống cơ sở dữ liệu và phân hệ quản trị Admin được đặt an toàn tuyệt đối trên Private Cloud / Data Center của MBS; trong khi đó, tầng giao diện tương tác và truyền dẫn Livestream cho cổ đông được đặt trên hạ tầng Cloud phân tán băng thông rộng. Phương án này vừa đảm bảo an ninh dữ liệu nội bộ 100%, vừa giúp MBS không phải đầu tư tốn kém vào việc nâng cấp băng thông Internet tại chỗ chỉ để phục vụ cho một vài ngày đại hội.</w:t>
      </w:r>
    </w:p>
    <w:p w14:paraId="73F9A7B8" w14:textId="59E43667" w:rsidR="004875AD" w:rsidRPr="000A7FA1" w:rsidRDefault="00A57645">
      <w:pPr>
        <w:pStyle w:val="Heading2"/>
        <w:rPr>
          <w:lang w:val="vi-VN"/>
        </w:rPr>
      </w:pPr>
      <w:r>
        <w:rPr>
          <w:lang w:val="vi-VN"/>
        </w:rPr>
        <w:t>8.</w:t>
      </w:r>
      <w:ins w:id="74" w:author="Thai Pham" w:date="2026-10-01T10:58:00Z" w16du:dateUtc="2026-10-01T03:58:00Z">
        <w:r w:rsidR="00C07A8B">
          <w:t>2</w:t>
        </w:r>
      </w:ins>
      <w:r>
        <w:rPr>
          <w:lang w:val="vi-VN"/>
        </w:rPr>
        <w:t>. Sẵn sàng Mở rộng Phục vụ Đại hội Cổ đông Bất thường và Lấy ý kiến định kỳ</w:t>
      </w:r>
    </w:p>
    <w:p w14:paraId="4BA42877" w14:textId="77777777" w:rsidR="004875AD" w:rsidRPr="000A7FA1" w:rsidRDefault="00A57645">
      <w:pPr>
        <w:rPr>
          <w:lang w:val="vi-VN"/>
        </w:rPr>
      </w:pPr>
      <w:r>
        <w:rPr>
          <w:lang w:val="vi-VN"/>
        </w:rPr>
        <w:t>Nền tảng Easy SMS sau khi triển khai sẽ là tài sản số hóa lâu dài của MBS. Toàn bộ cấu hình hệ thống, dữ liệu cổ đông và các mẫu biểu tích hợp sẽ được sẵn sàng phục vụ cho các kỳ Đại hội đồng cổ đông thường niên các năm tiếp theo, các kỳ họp bất thường hoặc các đợt phát hành lấy ý kiến bằng văn bản mà không phát sinh thêm chi phí bản quyền mới.</w:t>
      </w:r>
    </w:p>
    <w:p w14:paraId="73B14959" w14:textId="28690D93" w:rsidR="004875AD" w:rsidRPr="000A7FA1" w:rsidRDefault="00A57645">
      <w:pPr>
        <w:pStyle w:val="Heading2"/>
        <w:rPr>
          <w:lang w:val="vi-VN"/>
        </w:rPr>
      </w:pPr>
      <w:r>
        <w:rPr>
          <w:lang w:val="vi-VN"/>
        </w:rPr>
        <w:t>8.</w:t>
      </w:r>
      <w:ins w:id="75" w:author="Thai Pham" w:date="2026-10-01T10:58:00Z" w16du:dateUtc="2026-10-01T03:58:00Z">
        <w:r w:rsidR="00C07A8B">
          <w:t>3</w:t>
        </w:r>
      </w:ins>
      <w:r>
        <w:rPr>
          <w:lang w:val="vi-VN"/>
        </w:rPr>
        <w:t>. Cam kết Đồng hành Dài hạn và Chuyển giao Tri thức Toàn diện</w:t>
      </w:r>
    </w:p>
    <w:p w14:paraId="7357DFA7" w14:textId="77777777" w:rsidR="004875AD" w:rsidRPr="000A7FA1" w:rsidRDefault="00A57645">
      <w:pPr>
        <w:rPr>
          <w:lang w:val="vi-VN"/>
        </w:rPr>
      </w:pPr>
      <w:r>
        <w:rPr>
          <w:lang w:val="vi-VN"/>
        </w:rPr>
        <w:t xml:space="preserve">Evotek cam kết không chỉ đóng vai trò là nhà cung cấp phần mềm mà là Đối tác Công nghệ Chiến lược của MBS. Chúng tôi cam kết đào tạo chuyển giao tri thức toàn diện cho </w:t>
      </w:r>
      <w:r>
        <w:rPr>
          <w:lang w:val="vi-VN"/>
        </w:rPr>
        <w:lastRenderedPageBreak/>
        <w:t>đội ngũ chuyên trách của Văn phòng HĐQT và Khối CNTT MBS, giúp MBS hoàn toàn chủ động làm chủ quy trình tổ chức đại hội trong tương lai.</w:t>
      </w:r>
    </w:p>
    <w:p w14:paraId="0D2C017B" w14:textId="77777777" w:rsidR="004875AD" w:rsidRPr="000A7FA1" w:rsidRDefault="00A57645">
      <w:pPr>
        <w:rPr>
          <w:lang w:val="vi-VN"/>
        </w:rPr>
      </w:pPr>
      <w:r>
        <w:rPr>
          <w:lang w:val="vi-VN"/>
        </w:rPr>
        <w:br w:type="page"/>
      </w:r>
    </w:p>
    <w:p w14:paraId="6C41903E" w14:textId="77777777" w:rsidR="004875AD" w:rsidRPr="000A7FA1" w:rsidRDefault="00A57645">
      <w:pPr>
        <w:pStyle w:val="Heading1"/>
        <w:rPr>
          <w:lang w:val="vi-VN"/>
        </w:rPr>
      </w:pPr>
      <w:r>
        <w:rPr>
          <w:lang w:val="vi-VN"/>
        </w:rPr>
        <w:lastRenderedPageBreak/>
        <w:t>PHẦN IX: KẾT LUẬN VÀ CAM KẾT CHẤT LƯỢNG DỊCH VỤ TỪ EVOTEK</w:t>
      </w:r>
    </w:p>
    <w:p w14:paraId="2A477C15" w14:textId="77777777" w:rsidR="004875AD" w:rsidRPr="000A7FA1" w:rsidRDefault="00A57645">
      <w:pPr>
        <w:rPr>
          <w:lang w:val="vi-VN"/>
        </w:rPr>
      </w:pPr>
      <w:r>
        <w:rPr>
          <w:lang w:val="vi-VN"/>
        </w:rPr>
        <w:t>Tổ chức Đại hội đồng cổ đông là sự kiện chính trị - pháp lý và đối ngoại quan trọng bậc nhất trong năm của Công ty Cổ phần Chứng khoán MB. Sự thành công của đại hội không chỉ khẳng định năng lực quản trị công ty minh bạch, chuyên nghiệp mà còn tạo dựng niềm tin vững chắc đối với cổ đông, nhà đầu tư trong và ngoài nước cùng các cơ quan quản lý thị trường.</w:t>
      </w:r>
    </w:p>
    <w:p w14:paraId="136FF84A" w14:textId="580641C7" w:rsidR="004875AD" w:rsidRPr="000A7FA1" w:rsidRDefault="00A57645">
      <w:pPr>
        <w:rPr>
          <w:lang w:val="vi-VN"/>
        </w:rPr>
      </w:pPr>
      <w:r>
        <w:rPr>
          <w:lang w:val="vi-VN"/>
        </w:rPr>
        <w:t xml:space="preserve">Với giải pháp phần mềm </w:t>
      </w:r>
      <w:r>
        <w:rPr>
          <w:b/>
          <w:lang w:val="vi-VN"/>
        </w:rPr>
        <w:t>Easy SMS</w:t>
      </w:r>
      <w:r>
        <w:rPr>
          <w:lang w:val="vi-VN"/>
        </w:rPr>
        <w:t xml:space="preserve"> ưu việt, năng lực công nghệ đã được chứng minh qua các chuẩn mực quốc tế (CMMI Level 3, ISO 27001:2022, ISO 9001:2015), bề dày kinh nghiệm hợp tác cùng Tập đoàn MB (MBBank) và các định chế chứng khoán hàng đầu, cùng đội ngũ chuyên gia tận tâm và trách nhiệm, </w:t>
      </w:r>
      <w:r>
        <w:rPr>
          <w:b/>
          <w:lang w:val="vi-VN"/>
        </w:rPr>
        <w:t>Công ty Cổ phần Công nghệ EVOTEK Việt Nam trân trọng khẳng định cam kết cao nhất:</w:t>
      </w:r>
    </w:p>
    <w:p w14:paraId="4994ED5F" w14:textId="77777777" w:rsidR="004875AD" w:rsidRPr="000A7FA1" w:rsidRDefault="00A57645">
      <w:pPr>
        <w:spacing w:after="80"/>
        <w:ind w:left="432"/>
        <w:rPr>
          <w:lang w:val="vi-VN"/>
        </w:rPr>
      </w:pPr>
      <w:r>
        <w:rPr>
          <w:b/>
          <w:color w:val="003366"/>
          <w:lang w:val="vi-VN"/>
        </w:rPr>
        <w:t xml:space="preserve">★ Cam kết 1: </w:t>
      </w:r>
      <w:r>
        <w:rPr>
          <w:lang w:val="vi-VN"/>
        </w:rPr>
        <w:t>Đảm bảo kỳ Đại hội đồng cổ đông của MBS diễn ra tuyệt đối An toàn - Minh bạch - Đúng pháp luật - Thông suốt.</w:t>
      </w:r>
    </w:p>
    <w:p w14:paraId="71634215" w14:textId="77777777" w:rsidR="004875AD" w:rsidRPr="000A7FA1" w:rsidRDefault="00A57645">
      <w:pPr>
        <w:spacing w:after="80"/>
        <w:ind w:left="432"/>
        <w:rPr>
          <w:lang w:val="vi-VN"/>
        </w:rPr>
      </w:pPr>
      <w:r>
        <w:rPr>
          <w:b/>
          <w:color w:val="003366"/>
          <w:lang w:val="vi-VN"/>
        </w:rPr>
        <w:t xml:space="preserve">★ Cam kết 2: </w:t>
      </w:r>
      <w:r>
        <w:rPr>
          <w:lang w:val="vi-VN"/>
        </w:rPr>
        <w:t>Đáp ứng 100% các yêu cầu chức năng và phi chức năng khắt khe do MBS đề ra, không để xảy ra bất kỳ sai sót nào trong khâu biểu quyết và bầu cử.</w:t>
      </w:r>
    </w:p>
    <w:p w14:paraId="07EB010A" w14:textId="77777777" w:rsidR="004875AD" w:rsidRPr="000A7FA1" w:rsidRDefault="00A57645">
      <w:pPr>
        <w:spacing w:after="80"/>
        <w:ind w:left="432"/>
        <w:rPr>
          <w:lang w:val="vi-VN"/>
        </w:rPr>
      </w:pPr>
      <w:r>
        <w:rPr>
          <w:b/>
          <w:color w:val="003366"/>
          <w:lang w:val="vi-VN"/>
        </w:rPr>
        <w:t xml:space="preserve">★ Cam kết 3: </w:t>
      </w:r>
      <w:r>
        <w:rPr>
          <w:lang w:val="vi-VN"/>
        </w:rPr>
        <w:t>Bố trí nguồn lực tinh hoa nhất, phối hợp chặt chẽ và linh hoạt với Văn phòng HĐQT và Khối CNTT MBS trong suốt quá trình chuẩn bị, diễn tập và tổ chức.</w:t>
      </w:r>
    </w:p>
    <w:p w14:paraId="5D939534" w14:textId="77777777" w:rsidR="004875AD" w:rsidRPr="000A7FA1" w:rsidRDefault="00A57645">
      <w:pPr>
        <w:spacing w:after="80"/>
        <w:ind w:left="432"/>
        <w:rPr>
          <w:lang w:val="vi-VN"/>
        </w:rPr>
      </w:pPr>
      <w:r>
        <w:rPr>
          <w:b/>
          <w:color w:val="003366"/>
          <w:lang w:val="vi-VN"/>
        </w:rPr>
        <w:t xml:space="preserve">★ Cam kết 4: </w:t>
      </w:r>
      <w:r>
        <w:rPr>
          <w:lang w:val="vi-VN"/>
        </w:rPr>
        <w:t>Bảo mật tuyệt đối mọi thông tin dữ liệu cổ đông và tài liệu nội bộ của MBS theo tiêu chuẩn an toàn thông tin cao nhất.</w:t>
      </w:r>
    </w:p>
    <w:p w14:paraId="01CFCB0E" w14:textId="77777777" w:rsidR="004875AD" w:rsidRPr="000A7FA1" w:rsidRDefault="00A57645">
      <w:pPr>
        <w:spacing w:before="160"/>
        <w:rPr>
          <w:lang w:val="vi-VN"/>
        </w:rPr>
      </w:pPr>
      <w:r>
        <w:rPr>
          <w:lang w:val="vi-VN"/>
        </w:rPr>
        <w:t>Evotek kính chúc Công ty Cổ phần Chứng khoán MB ngày càng phát triển vững mạnh và không ngừng vươn xa trên thị trường tài chính Việt Nam và khu vực!</w:t>
      </w:r>
    </w:p>
    <w:tbl>
      <w:tblPr>
        <w:tblW w:w="0" w:type="auto"/>
        <w:jc w:val="center"/>
        <w:tblBorders>
          <w:top w:val="none" w:sz="4" w:space="0" w:color="D3D3D3"/>
          <w:bottom w:val="none" w:sz="4" w:space="0" w:color="D3D3D3"/>
          <w:insideH w:val="none" w:sz="4" w:space="0" w:color="D3D3D3"/>
          <w:insideV w:val="none" w:sz="4" w:space="0" w:color="D3D3D3"/>
        </w:tblBorders>
        <w:tblLook w:val="04A0" w:firstRow="1" w:lastRow="0" w:firstColumn="1" w:lastColumn="0" w:noHBand="0" w:noVBand="1"/>
      </w:tblPr>
      <w:tblGrid>
        <w:gridCol w:w="4658"/>
        <w:gridCol w:w="4658"/>
      </w:tblGrid>
      <w:tr w:rsidR="004875AD" w:rsidRPr="000A7FA1" w14:paraId="590185A7" w14:textId="77777777">
        <w:trPr>
          <w:jc w:val="center"/>
        </w:trPr>
        <w:tc>
          <w:tcPr>
            <w:tcW w:w="4658" w:type="dxa"/>
          </w:tcPr>
          <w:p w14:paraId="1BAD7F6D" w14:textId="11861171" w:rsidR="004875AD" w:rsidRPr="000A7FA1" w:rsidRDefault="00A57645">
            <w:pPr>
              <w:jc w:val="center"/>
              <w:rPr>
                <w:lang w:val="vi-VN"/>
              </w:rPr>
            </w:pPr>
            <w:r>
              <w:rPr>
                <w:b/>
                <w:lang w:val="vi-VN"/>
              </w:rPr>
              <w:t>ĐẦU MỐI LIÊN HỆ DỰ ÁN</w:t>
            </w:r>
            <w:r>
              <w:rPr>
                <w:b/>
                <w:lang w:val="vi-VN"/>
              </w:rPr>
              <w:br/>
            </w:r>
            <w:r>
              <w:rPr>
                <w:lang w:val="vi-VN"/>
              </w:rPr>
              <w:t>Ban Giải pháp Chuyển đổi số</w:t>
            </w:r>
            <w:r>
              <w:rPr>
                <w:lang w:val="vi-VN"/>
              </w:rPr>
              <w:br/>
              <w:t>Công ty CP Công nghệ EVOTEK Việt Nam</w:t>
            </w:r>
            <w:r>
              <w:rPr>
                <w:lang w:val="vi-VN"/>
              </w:rPr>
              <w:br/>
              <w:t>Hotline: (+84) 833 663 688</w:t>
            </w:r>
            <w:r>
              <w:rPr>
                <w:lang w:val="vi-VN"/>
              </w:rPr>
              <w:br/>
              <w:t>Email: info@evotek.vn</w:t>
            </w:r>
          </w:p>
        </w:tc>
        <w:tc>
          <w:tcPr>
            <w:tcW w:w="4658" w:type="dxa"/>
          </w:tcPr>
          <w:p w14:paraId="69FE39EF" w14:textId="77777777" w:rsidR="004875AD" w:rsidRPr="000A7FA1" w:rsidRDefault="00A57645">
            <w:pPr>
              <w:jc w:val="center"/>
              <w:rPr>
                <w:lang w:val="vi-VN"/>
              </w:rPr>
            </w:pPr>
            <w:r>
              <w:rPr>
                <w:b/>
                <w:lang w:val="vi-VN"/>
              </w:rPr>
              <w:t>ĐẠI DIỆN HỢP PHÁP DOANH NGHIỆP</w:t>
            </w:r>
            <w:r>
              <w:rPr>
                <w:b/>
                <w:lang w:val="vi-VN"/>
              </w:rPr>
              <w:br/>
            </w:r>
            <w:r>
              <w:rPr>
                <w:lang w:val="vi-VN"/>
              </w:rPr>
              <w:t>CÔNG TY CP CÔNG NGHỆ EVOTEK VIỆT NAM</w:t>
            </w:r>
            <w:r>
              <w:rPr>
                <w:lang w:val="vi-VN"/>
              </w:rPr>
              <w:br/>
            </w:r>
            <w:r>
              <w:rPr>
                <w:lang w:val="vi-VN"/>
              </w:rPr>
              <w:br/>
            </w:r>
            <w:r>
              <w:rPr>
                <w:lang w:val="vi-VN"/>
              </w:rPr>
              <w:br/>
            </w:r>
            <w:r>
              <w:rPr>
                <w:lang w:val="vi-VN"/>
              </w:rPr>
              <w:br/>
            </w:r>
            <w:r>
              <w:rPr>
                <w:lang w:val="vi-VN"/>
              </w:rPr>
              <w:br/>
            </w:r>
            <w:r>
              <w:rPr>
                <w:b/>
                <w:lang w:val="vi-VN"/>
              </w:rPr>
              <w:t>TỔNG GIÁM ĐỐC</w:t>
            </w:r>
          </w:p>
        </w:tc>
      </w:tr>
    </w:tbl>
    <w:p w14:paraId="31655476" w14:textId="77777777" w:rsidR="007C62A6" w:rsidRPr="000A7FA1" w:rsidRDefault="007C62A6">
      <w:pPr>
        <w:rPr>
          <w:lang w:val="vi-VN"/>
        </w:rPr>
      </w:pPr>
    </w:p>
    <w:sectPr w:rsidR="007C62A6" w:rsidRPr="000A7FA1" w:rsidSect="00034616">
      <w:headerReference w:type="default" r:id="rId12"/>
      <w:footerReference w:type="default" r:id="rId13"/>
      <w:pgSz w:w="11909" w:h="16834"/>
      <w:pgMar w:top="1296" w:right="1152" w:bottom="1296"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est User" w:date="2026-09-28T11:32:00Z" w:initials="GU">
    <w:p w14:paraId="4C613782" w14:textId="51204BBC" w:rsidR="00194F96" w:rsidRDefault="00194F96">
      <w:r>
        <w:annotationRef/>
      </w:r>
      <w:r w:rsidRPr="29272DD7">
        <w:t>Chỗ này không có checkin bằng mã QR, không có in thẻ đại biểu tự động mà chỉ có gen ra file giấy tờ và user click để in nếu có kết nối với máy in</w:t>
      </w:r>
    </w:p>
  </w:comment>
  <w:comment w:id="4" w:author="Guest User" w:date="2026-09-28T11:33:00Z" w:initials="GU">
    <w:p w14:paraId="3D105026" w14:textId="244EBD0C" w:rsidR="00194F96" w:rsidRDefault="00194F96">
      <w:r>
        <w:annotationRef/>
      </w:r>
      <w:r w:rsidRPr="1FE91E67">
        <w:t>tích hợp OCR thì phụ thuộc khách hàng, hệ thống chỉ mở sẵn kết nối chứ ko cung cấp OCR</w:t>
      </w:r>
    </w:p>
  </w:comment>
  <w:comment w:id="7" w:author="Guest User" w:date="2026-09-28T11:34:00Z" w:initials="GU">
    <w:p w14:paraId="0AD6F861" w14:textId="69F41DF1" w:rsidR="00194F96" w:rsidRDefault="00194F96">
      <w:r>
        <w:annotationRef/>
      </w:r>
      <w:r w:rsidRPr="56908D3C">
        <w:t>Không có quét QR check in, không có kiểm phiếu bằng mã vạch</w:t>
      </w:r>
    </w:p>
  </w:comment>
  <w:comment w:id="10" w:author="Guest User" w:date="2026-09-28T11:40:00Z" w:initials="GU">
    <w:p w14:paraId="52BF25E5" w14:textId="231AA997" w:rsidR="00194F96" w:rsidRDefault="00194F96">
      <w:r>
        <w:annotationRef/>
      </w:r>
      <w:r w:rsidRPr="6BD84814">
        <w:t>tương tự mã QR bỏ đi</w:t>
      </w:r>
    </w:p>
  </w:comment>
  <w:comment w:id="13" w:author="Guest User" w:date="2026-09-28T11:49:00Z" w:initials="GU">
    <w:p w14:paraId="693F92A3" w14:textId="76F020EE" w:rsidR="00194F96" w:rsidRDefault="00194F96">
      <w:r>
        <w:annotationRef/>
      </w:r>
      <w:r w:rsidRPr="2AD72F8F">
        <w:t>Chưa có thông tin mã định danh và QR cho phiếu gửi qua bưu điện, chỉ fill thông tin cổ đông vào mẫu đã upload</w:t>
      </w:r>
    </w:p>
  </w:comment>
  <w:comment w:id="16" w:author="Guest User" w:date="2026-09-28T11:50:00Z" w:initials="GU">
    <w:p w14:paraId="49E1E1FB" w14:textId="76277285" w:rsidR="00194F96" w:rsidRDefault="00194F96">
      <w:r>
        <w:annotationRef/>
      </w:r>
      <w:r w:rsidRPr="3EB6C0F0">
        <w:t>Không có tính năng này, chỉ là mở sẵn kết nối tới hệ thống OCR, nếu khách hàng sử dụng thì sẽ mất thêm phí</w:t>
      </w:r>
    </w:p>
  </w:comment>
  <w:comment w:id="19" w:author="Guest User" w:date="2026-09-28T11:50:00Z" w:initials="GU">
    <w:p w14:paraId="63F38E93" w14:textId="6709D2A1" w:rsidR="00194F96" w:rsidRDefault="00194F96">
      <w:r>
        <w:annotationRef/>
      </w:r>
      <w:r w:rsidRPr="0B1835B2">
        <w:t>Không hỗ trợ máy quét tài liệu mà chỉ mở kết nối tới hệ thống OCR</w:t>
      </w:r>
    </w:p>
  </w:comment>
  <w:comment w:id="22" w:author="Guest User" w:date="2026-09-28T13:15:00Z" w:initials="GU">
    <w:p w14:paraId="3414C968" w14:textId="72C69A5E" w:rsidR="00194F96" w:rsidRDefault="00194F96">
      <w:r>
        <w:annotationRef/>
      </w:r>
      <w:r w:rsidRPr="20652E19">
        <w:t>Không có mã QR, hệ thống tự fill thông tin vào các file template khi có điền thông tin biến trong file đẩy lên</w:t>
      </w:r>
    </w:p>
  </w:comment>
  <w:comment w:id="25" w:author="Guest User" w:date="2026-09-28T13:16:00Z" w:initials="GU">
    <w:p w14:paraId="0CC91A28" w14:textId="254ECE28" w:rsidR="00194F96" w:rsidRDefault="00194F96">
      <w:r>
        <w:annotationRef/>
      </w:r>
      <w:r w:rsidRPr="17F77332">
        <w:t>Hỗ trợ gen file theo template tải lên, phục vụ cho công tác in sau đó</w:t>
      </w:r>
    </w:p>
  </w:comment>
  <w:comment w:id="28" w:author="Guest User" w:date="2026-09-28T13:17:00Z" w:initials="GU">
    <w:p w14:paraId="079ACEB6" w14:textId="4C2EE7FB" w:rsidR="00194F96" w:rsidRDefault="00194F96">
      <w:r>
        <w:annotationRef/>
      </w:r>
      <w:r w:rsidRPr="5BA25EBA">
        <w:t>chưa có check in off kiểu quét mã QR hoặc quét CCCD, chỉ kiểm tra giấy tờ bằng mắt và thực hiện tick checkin bằng tay trên hệ thống</w:t>
      </w:r>
    </w:p>
  </w:comment>
  <w:comment w:id="31" w:author="Guest User" w:date="2026-09-28T13:19:00Z" w:initials="GU">
    <w:p w14:paraId="0121D06E" w14:textId="289177E2" w:rsidR="00194F96" w:rsidRDefault="00194F96">
      <w:r>
        <w:annotationRef/>
      </w:r>
      <w:r w:rsidRPr="14A3CBE4">
        <w:t>Cho phép cổ đông nội bộ có quyền biểu quyết/ bầu cử hay không dựa vào việc tick chọn cấu hình tại phiếu biểu quyết/bầu cử. Với cổ đông có ủy quyền, hệ thống sẽ tính toán đúng số lượng  CP còn được phép biểu quyết/bầu cử. Trường hợp cổ đông tham dự sau khi phiếu bầu cử/biểu quyết đã được gửi thì sẽ không được tham dự biểu quyết/bầu cử</w:t>
      </w:r>
    </w:p>
  </w:comment>
  <w:comment w:id="34" w:author="Guest User" w:date="2026-09-28T13:20:00Z" w:initials="GU">
    <w:p w14:paraId="2BC689F7" w14:textId="36969098" w:rsidR="00194F96" w:rsidRDefault="00194F96">
      <w:r>
        <w:annotationRef/>
      </w:r>
      <w:r w:rsidRPr="29B44DAE">
        <w:t>xác nhận lại thời gian</w:t>
      </w:r>
    </w:p>
  </w:comment>
  <w:comment w:id="37" w:author="Guest User" w:date="2026-09-28T13:21:00Z" w:initials="GU">
    <w:p w14:paraId="260C5C13" w14:textId="03C93C56" w:rsidR="00194F96" w:rsidRDefault="00194F96">
      <w:r>
        <w:annotationRef/>
      </w:r>
      <w:r w:rsidRPr="214E4492">
        <w:t xml:space="preserve">mã hóa gì bạn nhỉ? </w:t>
      </w:r>
    </w:p>
  </w:comment>
  <w:comment w:id="40" w:author="Guest User" w:date="2026-09-28T13:22:00Z" w:initials="GU">
    <w:p w14:paraId="1AA5FD32" w14:textId="68F7B2C5" w:rsidR="00194F96" w:rsidRDefault="00194F96">
      <w:r>
        <w:annotationRef/>
      </w:r>
      <w:r w:rsidRPr="13F3593E">
        <w:t>Check lại</w:t>
      </w:r>
    </w:p>
  </w:comment>
  <w:comment w:id="43" w:author="Guest User" w:date="2026-09-28T13:23:00Z" w:initials="GU">
    <w:p w14:paraId="14496BF0" w14:textId="4A3787A0" w:rsidR="00194F96" w:rsidRDefault="00194F96">
      <w:r>
        <w:annotationRef/>
      </w:r>
      <w:r w:rsidRPr="0E8E7071">
        <w:t>Check lại</w:t>
      </w:r>
    </w:p>
  </w:comment>
  <w:comment w:id="46" w:author="Guest User" w:date="2026-09-28T13:24:00Z" w:initials="GU">
    <w:p w14:paraId="6FB31AE5" w14:textId="7309E491" w:rsidR="00194F96" w:rsidRDefault="00194F96">
      <w:r>
        <w:annotationRef/>
      </w:r>
      <w:r w:rsidRPr="2201AC37">
        <w:t>Không có ký xác nhận điện tử</w:t>
      </w:r>
    </w:p>
  </w:comment>
  <w:comment w:id="51" w:author="Guest User" w:date="2026-09-28T13:25:00Z" w:initials="GU">
    <w:p w14:paraId="67F447E2" w14:textId="36B0668C" w:rsidR="00194F96" w:rsidRDefault="00194F96">
      <w:r>
        <w:annotationRef/>
      </w:r>
      <w:r w:rsidRPr="4AD8F8A6">
        <w:t>phản hồi nếu là trả lời qua livestream thì công khai, còn nếu phản hồi từ hệ thống thì chỉ riêng tư qua mail cổ đông</w:t>
      </w:r>
    </w:p>
  </w:comment>
  <w:comment w:id="54" w:author="Người dùng Khách" w:date="2026-10-01T09:43:00Z" w:initials="NK">
    <w:p w14:paraId="37BC17A6" w14:textId="628097FC" w:rsidR="00194F96" w:rsidRDefault="00194F96">
      <w:r>
        <w:annotationRef/>
      </w:r>
      <w:r w:rsidRPr="1ECDA4A7">
        <w:t>xóa đi, bảo phụ thuộc phần cứng</w:t>
      </w:r>
    </w:p>
  </w:comment>
  <w:comment w:id="58" w:author="Người dùng Khách" w:date="2026-09-28T11:39:00Z" w:initials="NK">
    <w:p w14:paraId="2B55E16A" w14:textId="2103A325" w:rsidR="00194F96" w:rsidRDefault="00194F96">
      <w:r>
        <w:annotationRef/>
      </w:r>
      <w:r w:rsidRPr="5E97905A">
        <w:t>Cân nhắc việc này</w:t>
      </w:r>
    </w:p>
  </w:comment>
  <w:comment w:id="62" w:author="Người dùng Khách" w:date="2026-09-28T11:39:00Z" w:initials="NK">
    <w:p w14:paraId="12645498" w14:textId="2BAF08CB" w:rsidR="00194F96" w:rsidRDefault="00194F96">
      <w:r>
        <w:annotationRef/>
      </w:r>
      <w:r w:rsidRPr="0FCAA30C">
        <w:t>Cân nhắc việc này</w:t>
      </w:r>
    </w:p>
  </w:comment>
  <w:comment w:id="65" w:author="Người dùng Khách" w:date="2026-09-28T11:37:00Z" w:initials="NK">
    <w:p w14:paraId="0B774B35" w14:textId="5AB5C08F" w:rsidR="00194F96" w:rsidRDefault="00194F96">
      <w:r>
        <w:annotationRef/>
      </w:r>
      <w:r w:rsidRPr="6C43DC87">
        <w:t>bỏ</w:t>
      </w:r>
    </w:p>
  </w:comment>
  <w:comment w:id="68" w:author="Người dùng Khách" w:date="2026-09-28T11:37:00Z" w:initials="NK">
    <w:p w14:paraId="37FBB74D" w14:textId="03F1CB9D" w:rsidR="00194F96" w:rsidRDefault="00194F96">
      <w:r>
        <w:annotationRef/>
      </w:r>
      <w:r w:rsidRPr="30D81F20">
        <w:t>6 tháng</w:t>
      </w:r>
    </w:p>
  </w:comment>
  <w:comment w:id="71" w:author="Người dùng Khách" w:date="2026-09-28T11:36:00Z" w:initials="NK">
    <w:p w14:paraId="2A3D562D" w14:textId="30FD0E0E" w:rsidR="00194F96" w:rsidRDefault="00194F96">
      <w:r>
        <w:annotationRef/>
      </w:r>
      <w:r w:rsidRPr="6419F8E7">
        <w:t>Không có cái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613782" w15:done="0"/>
  <w15:commentEx w15:paraId="3D105026" w15:done="0"/>
  <w15:commentEx w15:paraId="0AD6F861" w15:done="0"/>
  <w15:commentEx w15:paraId="52BF25E5" w15:done="0"/>
  <w15:commentEx w15:paraId="693F92A3" w15:done="0"/>
  <w15:commentEx w15:paraId="49E1E1FB" w15:done="0"/>
  <w15:commentEx w15:paraId="63F38E93" w15:done="0"/>
  <w15:commentEx w15:paraId="3414C968" w15:done="0"/>
  <w15:commentEx w15:paraId="0CC91A28" w15:done="0"/>
  <w15:commentEx w15:paraId="079ACEB6" w15:done="0"/>
  <w15:commentEx w15:paraId="0121D06E" w15:done="0"/>
  <w15:commentEx w15:paraId="2BC689F7" w15:done="0"/>
  <w15:commentEx w15:paraId="260C5C13" w15:done="0"/>
  <w15:commentEx w15:paraId="1AA5FD32" w15:done="0"/>
  <w15:commentEx w15:paraId="14496BF0" w15:done="0"/>
  <w15:commentEx w15:paraId="6FB31AE5" w15:done="0"/>
  <w15:commentEx w15:paraId="67F447E2" w15:done="0"/>
  <w15:commentEx w15:paraId="37BC17A6" w15:done="0"/>
  <w15:commentEx w15:paraId="2B55E16A" w15:done="0"/>
  <w15:commentEx w15:paraId="12645498" w15:done="0"/>
  <w15:commentEx w15:paraId="0B774B35" w15:done="0"/>
  <w15:commentEx w15:paraId="37FBB74D" w15:done="0"/>
  <w15:commentEx w15:paraId="2A3D56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7198A7" w16cex:dateUtc="2026-09-28T04:32:00Z"/>
  <w16cex:commentExtensible w16cex:durableId="6B72E5D5" w16cex:dateUtc="2026-09-28T04:33:00Z"/>
  <w16cex:commentExtensible w16cex:durableId="4390F326" w16cex:dateUtc="2026-09-28T04:34:00Z"/>
  <w16cex:commentExtensible w16cex:durableId="066E97C1" w16cex:dateUtc="2026-09-28T04:40:00Z"/>
  <w16cex:commentExtensible w16cex:durableId="7E81B462" w16cex:dateUtc="2026-09-28T04:49:00Z"/>
  <w16cex:commentExtensible w16cex:durableId="4BEE1637" w16cex:dateUtc="2026-09-28T04:50:00Z"/>
  <w16cex:commentExtensible w16cex:durableId="5E8B5D85" w16cex:dateUtc="2026-09-28T04:50:00Z"/>
  <w16cex:commentExtensible w16cex:durableId="61158220" w16cex:dateUtc="2026-09-28T06:15:00Z"/>
  <w16cex:commentExtensible w16cex:durableId="45AAC4AD" w16cex:dateUtc="2026-09-28T06:16:00Z"/>
  <w16cex:commentExtensible w16cex:durableId="060D4045" w16cex:dateUtc="2026-09-28T06:17:00Z"/>
  <w16cex:commentExtensible w16cex:durableId="2D65C107" w16cex:dateUtc="2026-09-28T06:19:00Z"/>
  <w16cex:commentExtensible w16cex:durableId="3578DC5F" w16cex:dateUtc="2026-09-28T06:20:00Z"/>
  <w16cex:commentExtensible w16cex:durableId="6019F8EA" w16cex:dateUtc="2026-09-28T06:21:00Z"/>
  <w16cex:commentExtensible w16cex:durableId="024FB684" w16cex:dateUtc="2026-09-28T06:22:00Z"/>
  <w16cex:commentExtensible w16cex:durableId="01EB932D" w16cex:dateUtc="2026-09-28T06:23:00Z"/>
  <w16cex:commentExtensible w16cex:durableId="0BCB4399" w16cex:dateUtc="2026-09-28T06:24:00Z"/>
  <w16cex:commentExtensible w16cex:durableId="47EE6D71" w16cex:dateUtc="2026-09-28T06:25:00Z"/>
  <w16cex:commentExtensible w16cex:durableId="65A1F897" w16cex:dateUtc="2026-10-01T02:43:00Z"/>
  <w16cex:commentExtensible w16cex:durableId="52D274DA" w16cex:dateUtc="2026-09-28T04:39:00Z"/>
  <w16cex:commentExtensible w16cex:durableId="7F0A2D66" w16cex:dateUtc="2026-09-28T04:39:00Z"/>
  <w16cex:commentExtensible w16cex:durableId="0CB3FC87" w16cex:dateUtc="2026-09-28T04:37:00Z"/>
  <w16cex:commentExtensible w16cex:durableId="0EA8C3C3" w16cex:dateUtc="2026-09-28T04:37:00Z"/>
  <w16cex:commentExtensible w16cex:durableId="483DC29B" w16cex:dateUtc="2026-09-28T04: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613782" w16cid:durableId="267198A7"/>
  <w16cid:commentId w16cid:paraId="3D105026" w16cid:durableId="6B72E5D5"/>
  <w16cid:commentId w16cid:paraId="0AD6F861" w16cid:durableId="4390F326"/>
  <w16cid:commentId w16cid:paraId="52BF25E5" w16cid:durableId="066E97C1"/>
  <w16cid:commentId w16cid:paraId="693F92A3" w16cid:durableId="7E81B462"/>
  <w16cid:commentId w16cid:paraId="49E1E1FB" w16cid:durableId="4BEE1637"/>
  <w16cid:commentId w16cid:paraId="63F38E93" w16cid:durableId="5E8B5D85"/>
  <w16cid:commentId w16cid:paraId="3414C968" w16cid:durableId="61158220"/>
  <w16cid:commentId w16cid:paraId="0CC91A28" w16cid:durableId="45AAC4AD"/>
  <w16cid:commentId w16cid:paraId="079ACEB6" w16cid:durableId="060D4045"/>
  <w16cid:commentId w16cid:paraId="0121D06E" w16cid:durableId="2D65C107"/>
  <w16cid:commentId w16cid:paraId="2BC689F7" w16cid:durableId="3578DC5F"/>
  <w16cid:commentId w16cid:paraId="260C5C13" w16cid:durableId="6019F8EA"/>
  <w16cid:commentId w16cid:paraId="1AA5FD32" w16cid:durableId="024FB684"/>
  <w16cid:commentId w16cid:paraId="14496BF0" w16cid:durableId="01EB932D"/>
  <w16cid:commentId w16cid:paraId="6FB31AE5" w16cid:durableId="0BCB4399"/>
  <w16cid:commentId w16cid:paraId="67F447E2" w16cid:durableId="47EE6D71"/>
  <w16cid:commentId w16cid:paraId="37BC17A6" w16cid:durableId="65A1F897"/>
  <w16cid:commentId w16cid:paraId="2B55E16A" w16cid:durableId="52D274DA"/>
  <w16cid:commentId w16cid:paraId="12645498" w16cid:durableId="7F0A2D66"/>
  <w16cid:commentId w16cid:paraId="0B774B35" w16cid:durableId="0CB3FC87"/>
  <w16cid:commentId w16cid:paraId="37FBB74D" w16cid:durableId="0EA8C3C3"/>
  <w16cid:commentId w16cid:paraId="2A3D562D" w16cid:durableId="483DC2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BCE59" w14:textId="77777777" w:rsidR="00B374C7" w:rsidRDefault="00B374C7">
      <w:pPr>
        <w:spacing w:after="0" w:line="240" w:lineRule="auto"/>
      </w:pPr>
      <w:r>
        <w:separator/>
      </w:r>
    </w:p>
  </w:endnote>
  <w:endnote w:type="continuationSeparator" w:id="0">
    <w:p w14:paraId="2CE49EC9" w14:textId="77777777" w:rsidR="00B374C7" w:rsidRDefault="00B37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A662" w14:textId="72D71B79" w:rsidR="004875AD" w:rsidRDefault="00A57645">
    <w:pPr>
      <w:pStyle w:val="Footer"/>
      <w:jc w:val="right"/>
    </w:pPr>
    <w:r>
      <w:rPr>
        <w:color w:val="555555"/>
        <w:sz w:val="18"/>
      </w:rPr>
      <w:t xml:space="preserve">Trang </w:t>
    </w:r>
    <w:r>
      <w:rPr>
        <w:color w:val="555555"/>
        <w:sz w:val="18"/>
      </w:rPr>
      <w:fldChar w:fldCharType="begin"/>
    </w:r>
    <w:r>
      <w:rPr>
        <w:color w:val="555555"/>
        <w:sz w:val="18"/>
      </w:rPr>
      <w:instrText xml:space="preserve"> PAGE </w:instrText>
    </w:r>
    <w:r>
      <w:rPr>
        <w:color w:val="555555"/>
        <w:sz w:val="18"/>
      </w:rPr>
      <w:fldChar w:fldCharType="separate"/>
    </w:r>
    <w:r w:rsidR="0012596F">
      <w:rPr>
        <w:noProof/>
        <w:color w:val="555555"/>
        <w:sz w:val="18"/>
      </w:rPr>
      <w:t>1</w:t>
    </w:r>
    <w:r>
      <w:rPr>
        <w:color w:val="555555"/>
        <w:sz w:val="18"/>
      </w:rPr>
      <w:fldChar w:fldCharType="end"/>
    </w:r>
    <w:r>
      <w:rPr>
        <w:color w:val="555555"/>
        <w:sz w:val="18"/>
      </w:rPr>
      <w:t xml:space="preserve"> / </w:t>
    </w:r>
    <w:r>
      <w:rPr>
        <w:color w:val="555555"/>
        <w:sz w:val="18"/>
      </w:rPr>
      <w:fldChar w:fldCharType="begin"/>
    </w:r>
    <w:r>
      <w:rPr>
        <w:color w:val="555555"/>
        <w:sz w:val="18"/>
      </w:rPr>
      <w:instrText xml:space="preserve"> NUMPAGES </w:instrText>
    </w:r>
    <w:r>
      <w:rPr>
        <w:color w:val="555555"/>
        <w:sz w:val="18"/>
      </w:rPr>
      <w:fldChar w:fldCharType="separate"/>
    </w:r>
    <w:r w:rsidR="0012596F">
      <w:rPr>
        <w:noProof/>
        <w:color w:val="555555"/>
        <w:sz w:val="18"/>
      </w:rPr>
      <w:t>2</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C1764" w14:textId="77777777" w:rsidR="00B374C7" w:rsidRDefault="00B374C7">
      <w:pPr>
        <w:spacing w:after="0" w:line="240" w:lineRule="auto"/>
      </w:pPr>
      <w:r>
        <w:separator/>
      </w:r>
    </w:p>
  </w:footnote>
  <w:footnote w:type="continuationSeparator" w:id="0">
    <w:p w14:paraId="422838C1" w14:textId="77777777" w:rsidR="00B374C7" w:rsidRDefault="00B374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AD1EA" w14:textId="77777777" w:rsidR="004875AD" w:rsidRPr="000A7FA1" w:rsidRDefault="00A57645">
    <w:pPr>
      <w:pStyle w:val="Header"/>
      <w:jc w:val="right"/>
      <w:rPr>
        <w:lang w:val="vi-VN"/>
      </w:rPr>
    </w:pPr>
    <w:r w:rsidRPr="000A7FA1">
      <w:rPr>
        <w:i/>
        <w:color w:val="888888"/>
        <w:sz w:val="18"/>
        <w:lang w:val="vi-VN"/>
      </w:rPr>
      <w:t>EVOTEK | Hồ sơ đề xuất giải pháp ĐHĐCĐ Trực tuyến (Easy SMS) - MBS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9067624">
    <w:abstractNumId w:val="8"/>
  </w:num>
  <w:num w:numId="2" w16cid:durableId="252707756">
    <w:abstractNumId w:val="6"/>
  </w:num>
  <w:num w:numId="3" w16cid:durableId="288903892">
    <w:abstractNumId w:val="5"/>
  </w:num>
  <w:num w:numId="4" w16cid:durableId="2124616411">
    <w:abstractNumId w:val="4"/>
  </w:num>
  <w:num w:numId="5" w16cid:durableId="1255897281">
    <w:abstractNumId w:val="7"/>
  </w:num>
  <w:num w:numId="6" w16cid:durableId="653097180">
    <w:abstractNumId w:val="3"/>
  </w:num>
  <w:num w:numId="7" w16cid:durableId="1415319247">
    <w:abstractNumId w:val="2"/>
  </w:num>
  <w:num w:numId="8" w16cid:durableId="1835485415">
    <w:abstractNumId w:val="1"/>
  </w:num>
  <w:num w:numId="9" w16cid:durableId="175704735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i Pham">
    <w15:presenceInfo w15:providerId="Windows Live" w15:userId="9f5c28caa3fd98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F10"/>
    <w:rsid w:val="00034616"/>
    <w:rsid w:val="0006063C"/>
    <w:rsid w:val="000878C8"/>
    <w:rsid w:val="000A7FA1"/>
    <w:rsid w:val="000D7C79"/>
    <w:rsid w:val="000F2835"/>
    <w:rsid w:val="00103535"/>
    <w:rsid w:val="0012596F"/>
    <w:rsid w:val="0015074B"/>
    <w:rsid w:val="00194F96"/>
    <w:rsid w:val="0029639D"/>
    <w:rsid w:val="002E5B54"/>
    <w:rsid w:val="00301F0F"/>
    <w:rsid w:val="00310C46"/>
    <w:rsid w:val="00315B29"/>
    <w:rsid w:val="00326F90"/>
    <w:rsid w:val="00355703"/>
    <w:rsid w:val="00370E62"/>
    <w:rsid w:val="004875AD"/>
    <w:rsid w:val="004D5294"/>
    <w:rsid w:val="0050703A"/>
    <w:rsid w:val="0052650D"/>
    <w:rsid w:val="00650FD4"/>
    <w:rsid w:val="00675E11"/>
    <w:rsid w:val="006A1F8B"/>
    <w:rsid w:val="00710C60"/>
    <w:rsid w:val="007C62A6"/>
    <w:rsid w:val="007F7FAB"/>
    <w:rsid w:val="00850F4A"/>
    <w:rsid w:val="0086704E"/>
    <w:rsid w:val="0090496E"/>
    <w:rsid w:val="00944BC8"/>
    <w:rsid w:val="00A16E70"/>
    <w:rsid w:val="00A57645"/>
    <w:rsid w:val="00AA1D8D"/>
    <w:rsid w:val="00AC6D5B"/>
    <w:rsid w:val="00AE0707"/>
    <w:rsid w:val="00AE6708"/>
    <w:rsid w:val="00B374C7"/>
    <w:rsid w:val="00B47730"/>
    <w:rsid w:val="00B61C13"/>
    <w:rsid w:val="00B67DE1"/>
    <w:rsid w:val="00BE3BD1"/>
    <w:rsid w:val="00C07A8B"/>
    <w:rsid w:val="00C371F6"/>
    <w:rsid w:val="00CB0664"/>
    <w:rsid w:val="00CB79FE"/>
    <w:rsid w:val="00CD021D"/>
    <w:rsid w:val="00CF08B7"/>
    <w:rsid w:val="00D43947"/>
    <w:rsid w:val="00D547CB"/>
    <w:rsid w:val="00DA2167"/>
    <w:rsid w:val="00DE727F"/>
    <w:rsid w:val="00EF767D"/>
    <w:rsid w:val="00F450C9"/>
    <w:rsid w:val="00FC693F"/>
    <w:rsid w:val="00FD6A59"/>
    <w:rsid w:val="4EE489EC"/>
    <w:rsid w:val="58DDE4B7"/>
    <w:rsid w:val="60552350"/>
    <w:rsid w:val="72AB4963"/>
    <w:rsid w:val="74749B7E"/>
    <w:rsid w:val="79E4F2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E7307E0-DCE5-4E2C-AA01-66186C1F1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jc w:val="both"/>
    </w:pPr>
    <w:rPr>
      <w:rFonts w:ascii="Times New Roman" w:hAnsi="Times New Roman"/>
      <w:color w:val="222222"/>
      <w:sz w:val="26"/>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3366"/>
      <w:sz w:val="33"/>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5599"/>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B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color w:val="222222"/>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67DE1"/>
    <w:pPr>
      <w:spacing w:after="0" w:line="240" w:lineRule="auto"/>
    </w:pPr>
    <w:rPr>
      <w:rFonts w:ascii="Times New Roman" w:hAnsi="Times New Roman"/>
      <w:color w:val="222222"/>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32</Pages>
  <Words>8382</Words>
  <Characters>47781</Characters>
  <Application>Microsoft Office Word</Application>
  <DocSecurity>0</DocSecurity>
  <Lines>398</Lines>
  <Paragraphs>112</Paragraphs>
  <ScaleCrop>false</ScaleCrop>
  <Manager/>
  <Company/>
  <LinksUpToDate>false</LinksUpToDate>
  <CharactersWithSpaces>56051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Thai Pham</cp:lastModifiedBy>
  <cp:revision>26</cp:revision>
  <dcterms:created xsi:type="dcterms:W3CDTF">2013-12-23T23:15:00Z</dcterms:created>
  <dcterms:modified xsi:type="dcterms:W3CDTF">2026-10-01T03:59:00Z</dcterms:modified>
  <cp:category/>
</cp:coreProperties>
</file>